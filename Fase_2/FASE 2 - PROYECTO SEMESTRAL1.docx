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intelligence2.xml" ContentType="application/vnd.ms-office.intelligence2+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219DD" w:rsidP="000219DD" w:rsidRDefault="000219DD" w14:paraId="4E3E6248" w14:textId="77777777">
      <w:pPr>
        <w:pStyle w:val="paragraph"/>
        <w:spacing w:before="0" w:beforeAutospacing="0" w:after="0" w:afterAutospacing="0"/>
        <w:jc w:val="center"/>
        <w:textAlignment w:val="baseline"/>
        <w:rPr>
          <w:rFonts w:ascii="Segoe UI" w:hAnsi="Segoe UI" w:cs="Segoe UI"/>
          <w:sz w:val="18"/>
          <w:szCs w:val="18"/>
        </w:rPr>
      </w:pPr>
      <w:bookmarkStart w:name="_Hlk208770140" w:id="0"/>
      <w:r>
        <w:rPr>
          <w:rStyle w:val="wacimagecontainer"/>
          <w:rFonts w:ascii="Segoe UI" w:hAnsi="Segoe UI" w:cs="Segoe UI" w:eastAsiaTheme="majorEastAsia"/>
          <w:noProof/>
          <w:sz w:val="18"/>
          <w:szCs w:val="18"/>
        </w:rPr>
        <w:drawing>
          <wp:anchor distT="0" distB="0" distL="114300" distR="114300" simplePos="0" relativeHeight="251658240" behindDoc="0" locked="0" layoutInCell="1" allowOverlap="1" wp14:anchorId="056B970E" wp14:editId="0B8EB7E6">
            <wp:simplePos x="0" y="0"/>
            <wp:positionH relativeFrom="column">
              <wp:posOffset>-322952</wp:posOffset>
            </wp:positionH>
            <wp:positionV relativeFrom="paragraph">
              <wp:posOffset>-405261</wp:posOffset>
            </wp:positionV>
            <wp:extent cx="1051034" cy="1051034"/>
            <wp:effectExtent l="0" t="0" r="0" b="0"/>
            <wp:wrapNone/>
            <wp:docPr id="9" name="Imagen 4" descr="Imagen que contiene Círc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4" descr="Imagen que contiene Círcul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1034" cy="1051034"/>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wacimagecontainer"/>
          <w:rFonts w:ascii="Segoe UI" w:hAnsi="Segoe UI" w:cs="Segoe UI" w:eastAsiaTheme="majorEastAsia"/>
          <w:noProof/>
          <w:sz w:val="18"/>
          <w:szCs w:val="18"/>
        </w:rPr>
        <w:drawing>
          <wp:anchor distT="0" distB="0" distL="114300" distR="114300" simplePos="0" relativeHeight="251658241" behindDoc="0" locked="0" layoutInCell="1" allowOverlap="1" wp14:anchorId="7D31B4CA" wp14:editId="76F19919">
            <wp:simplePos x="0" y="0"/>
            <wp:positionH relativeFrom="column">
              <wp:posOffset>4931234</wp:posOffset>
            </wp:positionH>
            <wp:positionV relativeFrom="paragraph">
              <wp:posOffset>-426786</wp:posOffset>
            </wp:positionV>
            <wp:extent cx="1214230" cy="1214230"/>
            <wp:effectExtent l="0" t="0" r="5080" b="5080"/>
            <wp:wrapNone/>
            <wp:docPr id="10" name="Imagen 3"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 descr="Un dibujo con letras&#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4230" cy="121423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contentcontrolboundarysink"/>
          <w:rFonts w:ascii="Arial" w:hAnsi="Arial" w:cs="Arial" w:eastAsiaTheme="majorEastAsia"/>
        </w:rPr>
        <w:t>​​</w:t>
      </w:r>
      <w:r>
        <w:rPr>
          <w:rStyle w:val="eop"/>
          <w:rFonts w:ascii="Aptos" w:hAnsi="Aptos" w:cs="Segoe UI" w:eastAsiaTheme="majorEastAsia"/>
        </w:rPr>
        <w:t> </w:t>
      </w:r>
    </w:p>
    <w:p w:rsidR="000219DD" w:rsidP="000219DD" w:rsidRDefault="000219DD" w14:paraId="4A4D3B73" w14:textId="77777777">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hAnsi="Arial" w:cs="Arial" w:eastAsiaTheme="majorEastAsia"/>
        </w:rPr>
        <w:t>​</w:t>
      </w:r>
      <w:r>
        <w:rPr>
          <w:rStyle w:val="normaltextrun"/>
          <w:rFonts w:ascii="Aptos" w:hAnsi="Aptos" w:cs="Segoe UI" w:eastAsiaTheme="majorEastAsia"/>
        </w:rPr>
        <w:t>UNIVERSIDAD TECNOLÓGICA DE PANAMÁ</w:t>
      </w:r>
      <w:r>
        <w:rPr>
          <w:rStyle w:val="eop"/>
          <w:rFonts w:ascii="Aptos" w:hAnsi="Aptos" w:cs="Segoe UI" w:eastAsiaTheme="majorEastAsia"/>
        </w:rPr>
        <w:t> </w:t>
      </w:r>
    </w:p>
    <w:p w:rsidR="000219DD" w:rsidP="000219DD" w:rsidRDefault="000219DD" w14:paraId="0FEE75B5" w14:textId="77777777">
      <w:pPr>
        <w:pStyle w:val="paragraph"/>
        <w:spacing w:before="0" w:beforeAutospacing="0" w:after="0" w:afterAutospacing="0"/>
        <w:jc w:val="center"/>
        <w:textAlignment w:val="baseline"/>
        <w:rPr>
          <w:rStyle w:val="eop"/>
          <w:rFonts w:hint="eastAsia" w:ascii="Aptos" w:hAnsi="Aptos" w:cs="Segoe UI" w:eastAsiaTheme="majorEastAsia"/>
        </w:rPr>
      </w:pPr>
      <w:r>
        <w:rPr>
          <w:rStyle w:val="contentcontrolboundarysink"/>
          <w:rFonts w:ascii="Arial" w:hAnsi="Arial" w:cs="Arial" w:eastAsiaTheme="majorEastAsia"/>
        </w:rPr>
        <w:t>​</w:t>
      </w:r>
      <w:r>
        <w:rPr>
          <w:rStyle w:val="eop"/>
          <w:rFonts w:ascii="Aptos" w:hAnsi="Aptos" w:cs="Segoe UI" w:eastAsiaTheme="majorEastAsia"/>
        </w:rPr>
        <w:t> </w:t>
      </w:r>
    </w:p>
    <w:p w:rsidR="000219DD" w:rsidP="000219DD" w:rsidRDefault="000219DD" w14:paraId="4A266CCE" w14:textId="77777777">
      <w:pPr>
        <w:pStyle w:val="paragraph"/>
        <w:spacing w:before="0" w:beforeAutospacing="0" w:after="0" w:afterAutospacing="0"/>
        <w:jc w:val="center"/>
        <w:textAlignment w:val="baseline"/>
        <w:rPr>
          <w:rStyle w:val="eop"/>
          <w:rFonts w:hint="eastAsia" w:ascii="Aptos" w:hAnsi="Aptos" w:cs="Segoe UI" w:eastAsiaTheme="majorEastAsia"/>
        </w:rPr>
      </w:pPr>
    </w:p>
    <w:p w:rsidR="000219DD" w:rsidP="000219DD" w:rsidRDefault="000219DD" w14:paraId="3F2902B0" w14:textId="77777777">
      <w:pPr>
        <w:pStyle w:val="paragraph"/>
        <w:spacing w:before="0" w:beforeAutospacing="0" w:after="0" w:afterAutospacing="0"/>
        <w:jc w:val="center"/>
        <w:textAlignment w:val="baseline"/>
        <w:rPr>
          <w:rStyle w:val="eop"/>
          <w:rFonts w:hint="eastAsia" w:ascii="Aptos" w:hAnsi="Aptos" w:cs="Segoe UI" w:eastAsiaTheme="majorEastAsia"/>
        </w:rPr>
      </w:pPr>
    </w:p>
    <w:p w:rsidR="000219DD" w:rsidP="000219DD" w:rsidRDefault="000219DD" w14:paraId="2358EA56" w14:textId="77777777">
      <w:pPr>
        <w:pStyle w:val="paragraph"/>
        <w:spacing w:before="0" w:beforeAutospacing="0" w:after="0" w:afterAutospacing="0"/>
        <w:jc w:val="center"/>
        <w:textAlignment w:val="baseline"/>
        <w:rPr>
          <w:rFonts w:ascii="Segoe UI" w:hAnsi="Segoe UI" w:cs="Segoe UI"/>
          <w:sz w:val="18"/>
          <w:szCs w:val="18"/>
        </w:rPr>
      </w:pPr>
    </w:p>
    <w:p w:rsidR="000219DD" w:rsidP="000219DD" w:rsidRDefault="000219DD" w14:paraId="2522BB43" w14:textId="77777777">
      <w:pPr>
        <w:pStyle w:val="paragraph"/>
        <w:spacing w:before="0" w:beforeAutospacing="0" w:after="0" w:afterAutospacing="0"/>
        <w:jc w:val="center"/>
        <w:textAlignment w:val="baseline"/>
        <w:rPr>
          <w:rStyle w:val="eop"/>
          <w:rFonts w:hint="eastAsia" w:ascii="Aptos" w:hAnsi="Aptos" w:cs="Segoe UI" w:eastAsiaTheme="majorEastAsia"/>
        </w:rPr>
      </w:pPr>
      <w:r>
        <w:rPr>
          <w:rStyle w:val="contentcontrolboundarysink"/>
          <w:rFonts w:ascii="Arial" w:hAnsi="Arial" w:cs="Arial" w:eastAsiaTheme="majorEastAsia"/>
        </w:rPr>
        <w:t>​</w:t>
      </w:r>
      <w:r>
        <w:rPr>
          <w:rStyle w:val="normaltextrun"/>
          <w:rFonts w:ascii="Aptos" w:hAnsi="Aptos" w:cs="Segoe UI" w:eastAsiaTheme="majorEastAsia"/>
        </w:rPr>
        <w:t>FACULTAD DE INGENIERÍA EN SISTEMAS COMPUTACIONALES</w:t>
      </w:r>
      <w:r>
        <w:rPr>
          <w:rStyle w:val="eop"/>
          <w:rFonts w:ascii="Aptos" w:hAnsi="Aptos" w:cs="Segoe UI" w:eastAsiaTheme="majorEastAsia"/>
        </w:rPr>
        <w:t> </w:t>
      </w:r>
    </w:p>
    <w:p w:rsidR="000219DD" w:rsidP="000219DD" w:rsidRDefault="000219DD" w14:paraId="4076C0E6" w14:textId="77777777">
      <w:pPr>
        <w:pStyle w:val="paragraph"/>
        <w:spacing w:before="0" w:beforeAutospacing="0" w:after="0" w:afterAutospacing="0"/>
        <w:jc w:val="center"/>
        <w:textAlignment w:val="baseline"/>
        <w:rPr>
          <w:rStyle w:val="eop"/>
          <w:rFonts w:hint="eastAsia" w:ascii="Aptos" w:hAnsi="Aptos" w:cs="Segoe UI" w:eastAsiaTheme="majorEastAsia"/>
        </w:rPr>
      </w:pPr>
    </w:p>
    <w:p w:rsidR="000219DD" w:rsidP="000219DD" w:rsidRDefault="000219DD" w14:paraId="26D2FCF1" w14:textId="77777777">
      <w:pPr>
        <w:pStyle w:val="paragraph"/>
        <w:spacing w:before="0" w:beforeAutospacing="0" w:after="0" w:afterAutospacing="0"/>
        <w:jc w:val="center"/>
        <w:textAlignment w:val="baseline"/>
        <w:rPr>
          <w:rStyle w:val="eop"/>
          <w:rFonts w:hint="eastAsia" w:ascii="Aptos" w:hAnsi="Aptos" w:cs="Segoe UI" w:eastAsiaTheme="majorEastAsia"/>
        </w:rPr>
      </w:pPr>
    </w:p>
    <w:p w:rsidR="000219DD" w:rsidP="000219DD" w:rsidRDefault="000219DD" w14:paraId="073E64AC" w14:textId="77777777">
      <w:pPr>
        <w:pStyle w:val="paragraph"/>
        <w:spacing w:before="0" w:beforeAutospacing="0" w:after="0" w:afterAutospacing="0"/>
        <w:jc w:val="center"/>
        <w:textAlignment w:val="baseline"/>
        <w:rPr>
          <w:rFonts w:ascii="Segoe UI" w:hAnsi="Segoe UI" w:cs="Segoe UI"/>
          <w:sz w:val="18"/>
          <w:szCs w:val="18"/>
        </w:rPr>
      </w:pPr>
    </w:p>
    <w:p w:rsidR="000219DD" w:rsidP="000219DD" w:rsidRDefault="000219DD" w14:paraId="7FA8DA05" w14:textId="77777777">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hAnsi="Arial" w:cs="Arial" w:eastAsiaTheme="majorEastAsia"/>
        </w:rPr>
        <w:t>​</w:t>
      </w:r>
      <w:r>
        <w:rPr>
          <w:rStyle w:val="eop"/>
          <w:rFonts w:ascii="Aptos" w:hAnsi="Aptos" w:cs="Segoe UI" w:eastAsiaTheme="majorEastAsia"/>
        </w:rPr>
        <w:t> </w:t>
      </w:r>
    </w:p>
    <w:p w:rsidR="000219DD" w:rsidP="000219DD" w:rsidRDefault="000219DD" w14:paraId="0BC0F339" w14:textId="77777777">
      <w:pPr>
        <w:pStyle w:val="paragraph"/>
        <w:spacing w:before="0" w:beforeAutospacing="0" w:after="0" w:afterAutospacing="0"/>
        <w:jc w:val="center"/>
        <w:textAlignment w:val="baseline"/>
        <w:rPr>
          <w:rStyle w:val="eop"/>
          <w:rFonts w:hint="eastAsia" w:ascii="Aptos" w:hAnsi="Aptos" w:cs="Segoe UI" w:eastAsiaTheme="majorEastAsia"/>
        </w:rPr>
      </w:pPr>
      <w:r>
        <w:rPr>
          <w:rStyle w:val="contentcontrolboundarysink"/>
          <w:rFonts w:ascii="Arial" w:hAnsi="Arial" w:cs="Arial" w:eastAsiaTheme="majorEastAsia"/>
        </w:rPr>
        <w:t>​</w:t>
      </w:r>
      <w:r>
        <w:rPr>
          <w:rStyle w:val="normaltextrun"/>
          <w:rFonts w:ascii="Aptos" w:hAnsi="Aptos" w:cs="Segoe UI" w:eastAsiaTheme="majorEastAsia"/>
        </w:rPr>
        <w:t>LICENCIATURA EN INGENIERÍA DE SOFTWARE</w:t>
      </w:r>
      <w:r>
        <w:rPr>
          <w:rStyle w:val="eop"/>
          <w:rFonts w:ascii="Aptos" w:hAnsi="Aptos" w:cs="Segoe UI" w:eastAsiaTheme="majorEastAsia"/>
        </w:rPr>
        <w:t> </w:t>
      </w:r>
    </w:p>
    <w:p w:rsidR="000219DD" w:rsidP="000219DD" w:rsidRDefault="000219DD" w14:paraId="043F797F" w14:textId="77777777">
      <w:pPr>
        <w:pStyle w:val="paragraph"/>
        <w:spacing w:before="0" w:beforeAutospacing="0" w:after="0" w:afterAutospacing="0"/>
        <w:jc w:val="center"/>
        <w:textAlignment w:val="baseline"/>
        <w:rPr>
          <w:rStyle w:val="eop"/>
          <w:rFonts w:hint="eastAsia" w:ascii="Aptos" w:hAnsi="Aptos" w:cs="Segoe UI" w:eastAsiaTheme="majorEastAsia"/>
        </w:rPr>
      </w:pPr>
    </w:p>
    <w:p w:rsidR="000219DD" w:rsidP="000219DD" w:rsidRDefault="000219DD" w14:paraId="1224C1ED" w14:textId="77777777">
      <w:pPr>
        <w:pStyle w:val="paragraph"/>
        <w:spacing w:before="0" w:beforeAutospacing="0" w:after="0" w:afterAutospacing="0"/>
        <w:jc w:val="center"/>
        <w:textAlignment w:val="baseline"/>
        <w:rPr>
          <w:rStyle w:val="eop"/>
          <w:rFonts w:hint="eastAsia" w:ascii="Aptos" w:hAnsi="Aptos" w:cs="Segoe UI" w:eastAsiaTheme="majorEastAsia"/>
        </w:rPr>
      </w:pPr>
    </w:p>
    <w:p w:rsidR="000219DD" w:rsidP="000219DD" w:rsidRDefault="000219DD" w14:paraId="27304AD6" w14:textId="77777777">
      <w:pPr>
        <w:pStyle w:val="paragraph"/>
        <w:spacing w:before="0" w:beforeAutospacing="0" w:after="0" w:afterAutospacing="0"/>
        <w:jc w:val="center"/>
        <w:textAlignment w:val="baseline"/>
        <w:rPr>
          <w:rFonts w:ascii="Segoe UI" w:hAnsi="Segoe UI" w:cs="Segoe UI"/>
          <w:sz w:val="18"/>
          <w:szCs w:val="18"/>
        </w:rPr>
      </w:pPr>
    </w:p>
    <w:p w:rsidR="000219DD" w:rsidP="000219DD" w:rsidRDefault="000219DD" w14:paraId="02B3ADE4" w14:textId="77777777">
      <w:pPr>
        <w:pStyle w:val="paragraph"/>
        <w:spacing w:before="0" w:beforeAutospacing="0" w:after="0" w:afterAutospacing="0"/>
        <w:textAlignment w:val="baseline"/>
        <w:rPr>
          <w:rFonts w:ascii="Segoe UI" w:hAnsi="Segoe UI" w:cs="Segoe UI"/>
          <w:sz w:val="18"/>
          <w:szCs w:val="18"/>
        </w:rPr>
      </w:pPr>
      <w:r>
        <w:rPr>
          <w:rStyle w:val="contentcontrolboundarysink"/>
          <w:rFonts w:ascii="Arial" w:hAnsi="Arial" w:cs="Arial" w:eastAsiaTheme="majorEastAsia"/>
        </w:rPr>
        <w:t>​</w:t>
      </w:r>
      <w:r>
        <w:rPr>
          <w:rStyle w:val="eop"/>
          <w:rFonts w:ascii="Aptos" w:hAnsi="Aptos" w:cs="Segoe UI" w:eastAsiaTheme="majorEastAsia"/>
        </w:rPr>
        <w:t> </w:t>
      </w:r>
    </w:p>
    <w:p w:rsidR="000219DD" w:rsidP="4A4069D3" w:rsidRDefault="000219DD" w14:paraId="4222B581" w14:noSpellErr="1" w14:textId="0139E490">
      <w:pPr>
        <w:pStyle w:val="paragraph"/>
        <w:spacing w:before="0" w:beforeAutospacing="off" w:after="0" w:afterAutospacing="off"/>
        <w:jc w:val="center"/>
        <w:textAlignment w:val="baseline"/>
        <w:rPr>
          <w:rFonts w:ascii="Segoe UI" w:hAnsi="Segoe UI" w:cs="Segoe UI"/>
          <w:sz w:val="18"/>
          <w:szCs w:val="18"/>
        </w:rPr>
      </w:pPr>
      <w:r w:rsidRPr="4A4069D3" w:rsidR="000219DD">
        <w:rPr>
          <w:rStyle w:val="contentcontrolboundarysink"/>
          <w:rFonts w:ascii="Arial" w:hAnsi="Arial" w:eastAsia="游ゴシック Light" w:cs="Arial" w:eastAsiaTheme="majorEastAsia"/>
        </w:rPr>
        <w:t>​</w:t>
      </w:r>
      <w:r w:rsidRPr="4A4069D3" w:rsidR="000219DD">
        <w:rPr>
          <w:rStyle w:val="normaltextrun"/>
          <w:rFonts w:ascii="Aptos" w:hAnsi="Aptos" w:eastAsia="游ゴシック Light" w:cs="Segoe UI" w:eastAsiaTheme="majorEastAsia"/>
        </w:rPr>
        <w:t xml:space="preserve">FASE </w:t>
      </w:r>
      <w:r w:rsidRPr="4A4069D3" w:rsidR="23F15161">
        <w:rPr>
          <w:rStyle w:val="normaltextrun"/>
          <w:rFonts w:ascii="Aptos" w:hAnsi="Aptos" w:eastAsia="游ゴシック Light" w:cs="Segoe UI" w:eastAsiaTheme="majorEastAsia"/>
        </w:rPr>
        <w:t>2</w:t>
      </w:r>
      <w:r w:rsidRPr="4A4069D3" w:rsidR="000219DD">
        <w:rPr>
          <w:rStyle w:val="normaltextrun"/>
          <w:rFonts w:ascii="Aptos" w:hAnsi="Aptos" w:eastAsia="游ゴシック Light" w:cs="Segoe UI" w:eastAsiaTheme="majorEastAsia"/>
        </w:rPr>
        <w:t xml:space="preserve"> - PROYECTO SEMESTRAL</w:t>
      </w:r>
    </w:p>
    <w:p w:rsidR="000219DD" w:rsidP="000219DD" w:rsidRDefault="000219DD" w14:paraId="489A001D" w14:textId="77777777">
      <w:pPr>
        <w:pStyle w:val="paragraph"/>
        <w:spacing w:before="0" w:beforeAutospacing="0" w:after="0" w:afterAutospacing="0"/>
        <w:jc w:val="center"/>
        <w:textAlignment w:val="baseline"/>
        <w:rPr>
          <w:rStyle w:val="eop"/>
          <w:rFonts w:hint="eastAsia" w:ascii="Aptos" w:hAnsi="Aptos" w:cs="Segoe UI" w:eastAsiaTheme="majorEastAsia"/>
        </w:rPr>
      </w:pPr>
      <w:r>
        <w:rPr>
          <w:rStyle w:val="contentcontrolboundarysink"/>
          <w:rFonts w:ascii="Arial" w:hAnsi="Arial" w:cs="Arial" w:eastAsiaTheme="majorEastAsia"/>
        </w:rPr>
        <w:t>​</w:t>
      </w:r>
    </w:p>
    <w:p w:rsidR="000219DD" w:rsidP="000219DD" w:rsidRDefault="000219DD" w14:paraId="570338BE" w14:textId="77777777">
      <w:pPr>
        <w:pStyle w:val="paragraph"/>
        <w:spacing w:before="0" w:beforeAutospacing="0" w:after="0" w:afterAutospacing="0"/>
        <w:jc w:val="center"/>
        <w:textAlignment w:val="baseline"/>
        <w:rPr>
          <w:rStyle w:val="eop"/>
          <w:rFonts w:hint="eastAsia" w:ascii="Aptos" w:hAnsi="Aptos" w:cs="Segoe UI" w:eastAsiaTheme="majorEastAsia"/>
        </w:rPr>
      </w:pPr>
    </w:p>
    <w:p w:rsidR="000219DD" w:rsidP="000219DD" w:rsidRDefault="000219DD" w14:paraId="31A4B38E" w14:textId="77777777">
      <w:pPr>
        <w:pStyle w:val="paragraph"/>
        <w:spacing w:before="0" w:beforeAutospacing="0" w:after="0" w:afterAutospacing="0"/>
        <w:jc w:val="center"/>
        <w:textAlignment w:val="baseline"/>
        <w:rPr>
          <w:rStyle w:val="eop"/>
          <w:rFonts w:hint="eastAsia" w:ascii="Aptos" w:hAnsi="Aptos" w:cs="Segoe UI" w:eastAsiaTheme="majorEastAsia"/>
        </w:rPr>
      </w:pPr>
    </w:p>
    <w:p w:rsidR="000219DD" w:rsidP="000219DD" w:rsidRDefault="000219DD" w14:paraId="168922F5" w14:textId="77777777">
      <w:pPr>
        <w:pStyle w:val="paragraph"/>
        <w:spacing w:before="0" w:beforeAutospacing="0" w:after="0" w:afterAutospacing="0"/>
        <w:jc w:val="center"/>
        <w:textAlignment w:val="baseline"/>
        <w:rPr>
          <w:rStyle w:val="eop"/>
          <w:rFonts w:hint="eastAsia" w:ascii="Aptos" w:hAnsi="Aptos" w:cs="Segoe UI" w:eastAsiaTheme="majorEastAsia"/>
        </w:rPr>
      </w:pPr>
    </w:p>
    <w:p w:rsidR="000219DD" w:rsidP="000219DD" w:rsidRDefault="000219DD" w14:paraId="260ED8B6" w14:textId="77777777">
      <w:pPr>
        <w:pStyle w:val="paragraph"/>
        <w:spacing w:before="0" w:beforeAutospacing="0" w:after="0" w:afterAutospacing="0"/>
        <w:jc w:val="center"/>
        <w:textAlignment w:val="baseline"/>
        <w:rPr>
          <w:rFonts w:ascii="Segoe UI" w:hAnsi="Segoe UI" w:cs="Segoe UI"/>
          <w:sz w:val="18"/>
          <w:szCs w:val="18"/>
        </w:rPr>
      </w:pPr>
    </w:p>
    <w:p w:rsidR="000219DD" w:rsidP="000219DD" w:rsidRDefault="000219DD" w14:paraId="229C9171" w14:textId="77777777">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hAnsi="Arial" w:cs="Arial" w:eastAsiaTheme="majorEastAsia"/>
        </w:rPr>
        <w:t>​</w:t>
      </w:r>
      <w:r>
        <w:rPr>
          <w:rStyle w:val="eop"/>
          <w:rFonts w:ascii="Aptos" w:hAnsi="Aptos" w:cs="Segoe UI" w:eastAsiaTheme="majorEastAsia"/>
        </w:rPr>
        <w:t> </w:t>
      </w:r>
    </w:p>
    <w:p w:rsidRPr="00501675" w:rsidR="000219DD" w:rsidP="000219DD" w:rsidRDefault="000219DD" w14:paraId="6B844EED" w14:textId="77777777">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hAnsi="Arial" w:cs="Arial" w:eastAsiaTheme="majorEastAsia"/>
        </w:rPr>
        <w:t>​</w:t>
      </w:r>
      <w:r>
        <w:rPr>
          <w:rStyle w:val="eop"/>
          <w:rFonts w:ascii="Aptos" w:hAnsi="Aptos" w:cs="Segoe UI" w:eastAsiaTheme="majorEastAsia"/>
        </w:rPr>
        <w:t> INTEGRANTES</w:t>
      </w:r>
      <w:r w:rsidRPr="00501675">
        <w:rPr>
          <w:rStyle w:val="eop"/>
          <w:rFonts w:ascii="Aptos" w:hAnsi="Aptos" w:cs="Segoe UI" w:eastAsiaTheme="majorEastAsia"/>
        </w:rPr>
        <w:t>:</w:t>
      </w:r>
    </w:p>
    <w:p w:rsidR="000219DD" w:rsidRDefault="000219DD" w14:paraId="4DD4C0C0" w14:textId="1921365B">
      <w:pPr>
        <w:pStyle w:val="paragraph"/>
        <w:spacing w:before="0" w:beforeAutospacing="0" w:after="0" w:afterAutospacing="0"/>
        <w:textAlignment w:val="baseline"/>
        <w:rPr>
          <w:rFonts w:ascii="Segoe UI" w:hAnsi="Segoe UI" w:cs="Segoe UI"/>
          <w:sz w:val="18"/>
          <w:szCs w:val="18"/>
        </w:rPr>
        <w:pPrChange w:author="CRISTOFER JIMENEZ" w:date="2025-10-23T23:23:00Z" w16du:dateUtc="2025-10-24T04:23:00Z" w:id="1">
          <w:pPr>
            <w:pStyle w:val="paragraph"/>
            <w:spacing w:before="0" w:beforeAutospacing="0" w:after="0" w:afterAutospacing="0"/>
            <w:jc w:val="center"/>
            <w:textAlignment w:val="baseline"/>
          </w:pPr>
        </w:pPrChange>
      </w:pPr>
      <w:del w:author="CRISTOFER JIMENEZ" w:date="2025-10-23T23:23:00Z" w16du:dateUtc="2025-10-24T04:23:00Z" w:id="2">
        <w:r w:rsidDel="00935F63">
          <w:rPr>
            <w:rStyle w:val="contentcontrolboundarysink"/>
            <w:rFonts w:ascii="Arial" w:hAnsi="Arial" w:cs="Arial" w:eastAsiaTheme="majorEastAsia"/>
          </w:rPr>
          <w:delText>​</w:delText>
        </w:r>
      </w:del>
    </w:p>
    <w:p w:rsidR="000219DD" w:rsidP="25109D74" w:rsidRDefault="25109D74" w14:paraId="75F359E4" w14:textId="77777777">
      <w:pPr>
        <w:pStyle w:val="paragraph"/>
        <w:spacing w:before="0" w:beforeAutospacing="0" w:after="0" w:afterAutospacing="0"/>
        <w:jc w:val="center"/>
        <w:textAlignment w:val="baseline"/>
        <w:rPr>
          <w:ins w:author="Usuario invitado" w:date="2025-10-24T09:51:00Z" w16du:dateUtc="2025-10-24T09:51:34Z" w:id="3"/>
          <w:rFonts w:ascii="Segoe UI" w:hAnsi="Segoe UI" w:cs="Segoe UI"/>
          <w:sz w:val="18"/>
          <w:szCs w:val="18"/>
        </w:rPr>
      </w:pPr>
      <w:r w:rsidRPr="25109D74">
        <w:rPr>
          <w:rStyle w:val="contentcontrolboundarysink"/>
          <w:rFonts w:ascii="Arial" w:hAnsi="Arial" w:cs="Arial" w:eastAsiaTheme="majorEastAsia"/>
        </w:rPr>
        <w:t>​</w:t>
      </w:r>
      <w:r w:rsidRPr="25109D74">
        <w:rPr>
          <w:rStyle w:val="normaltextrun"/>
          <w:rFonts w:ascii="Aptos" w:hAnsi="Aptos" w:cs="Segoe UI" w:eastAsiaTheme="majorEastAsia"/>
        </w:rPr>
        <w:t>CRISTOFER JIMENEZ 20-70-7100</w:t>
      </w:r>
      <w:r w:rsidRPr="25109D74">
        <w:rPr>
          <w:rStyle w:val="eop"/>
          <w:rFonts w:ascii="Aptos" w:hAnsi="Aptos" w:cs="Segoe UI" w:eastAsiaTheme="majorEastAsia"/>
        </w:rPr>
        <w:t> </w:t>
      </w:r>
    </w:p>
    <w:p w:rsidR="25109D74" w:rsidP="4B8F1A60" w:rsidRDefault="25109D74" w14:paraId="39A4D6E4" w14:textId="26204C07" w14:noSpellErr="1">
      <w:pPr>
        <w:pStyle w:val="paragraph"/>
        <w:spacing w:before="0" w:beforeAutospacing="off" w:after="0" w:afterAutospacing="off"/>
        <w:jc w:val="center"/>
        <w:rPr>
          <w:ins w:author="Guest User" w:date="2025-10-24T15:03:01.533Z" w16du:dateUtc="2025-10-24T15:03:01.533Z" w:id="704553016"/>
          <w:rStyle w:val="eop"/>
          <w:rFonts w:ascii="Aptos" w:hAnsi="Aptos" w:eastAsia="游ゴシック Light" w:cs="Segoe UI" w:eastAsiaTheme="majorEastAsia"/>
        </w:rPr>
      </w:pPr>
      <w:ins w:author="Usuario invitado" w:date="2025-10-24T09:51:00Z" w:id="1750676358">
        <w:r w:rsidRPr="4B8F1A60" w:rsidR="4B8F1A60">
          <w:rPr>
            <w:rStyle w:val="eop"/>
            <w:rFonts w:ascii="Aptos" w:hAnsi="Aptos" w:eastAsia="游ゴシック Light" w:cs="Segoe UI" w:eastAsiaTheme="majorEastAsia"/>
          </w:rPr>
          <w:t>FERNANDO LEZCANO 8-1013-1857</w:t>
        </w:r>
      </w:ins>
    </w:p>
    <w:p w:rsidR="4B8F1A60" w:rsidP="4B8F1A60" w:rsidRDefault="4B8F1A60" w14:paraId="134F594E" w14:noSpellErr="1" w14:textId="68062849">
      <w:pPr>
        <w:pStyle w:val="paragraph"/>
        <w:spacing w:before="0" w:beforeAutospacing="off" w:after="0" w:afterAutospacing="off"/>
        <w:jc w:val="center"/>
        <w:rPr>
          <w:rStyle w:val="eop"/>
          <w:rFonts w:ascii="Aptos" w:hAnsi="Aptos" w:eastAsia="游ゴシック Light" w:cs="Segoe UI" w:eastAsiaTheme="majorEastAsia"/>
        </w:rPr>
      </w:pPr>
      <w:ins w:author="Guest User" w:date="2025-10-24T15:03:47.007Z" w:id="1176168866">
        <w:r w:rsidRPr="4A4069D3" w:rsidR="0CFF1E7C">
          <w:rPr>
            <w:rStyle w:val="eop"/>
            <w:rFonts w:ascii="Aptos" w:hAnsi="Aptos" w:eastAsia="游ゴシック Light" w:cs="Segoe UI" w:eastAsiaTheme="majorEastAsia"/>
          </w:rPr>
          <w:t>ALEJANDRA GOMEZ</w:t>
        </w:r>
      </w:ins>
      <w:ins w:author="Guest User" w:date="2025-10-24T15:12:43.409Z" w:id="875229945">
        <w:r w:rsidRPr="4A4069D3" w:rsidR="0CFF1E7C">
          <w:rPr>
            <w:rStyle w:val="eop"/>
            <w:rFonts w:ascii="Aptos" w:hAnsi="Aptos" w:eastAsia="游ゴシック Light" w:cs="Segoe UI" w:eastAsiaTheme="majorEastAsia"/>
          </w:rPr>
          <w:t xml:space="preserve"> </w:t>
        </w:r>
      </w:ins>
      <w:ins w:author="Guest User" w:date="2025-10-24T15:03:47.007Z" w:id="619533745">
        <w:r w:rsidRPr="4A4069D3" w:rsidR="0CFF1E7C">
          <w:rPr>
            <w:rStyle w:val="eop"/>
            <w:rFonts w:ascii="Aptos" w:hAnsi="Aptos" w:eastAsia="游ゴシック Light" w:cs="Segoe UI" w:eastAsiaTheme="majorEastAsia"/>
          </w:rPr>
          <w:t xml:space="preserve"> </w:t>
        </w:r>
      </w:ins>
      <w:ins w:author="Guest User" w:date="2025-10-24T15:12:50.13Z" w:id="1606156916">
        <w:r w:rsidRPr="4A4069D3" w:rsidR="0CFF1E7C">
          <w:rPr>
            <w:rStyle w:val="eop"/>
            <w:rFonts w:ascii="Aptos" w:hAnsi="Aptos" w:eastAsia="游ゴシック Light" w:cs="Segoe UI" w:eastAsiaTheme="majorEastAsia"/>
          </w:rPr>
          <w:t>20-14-</w:t>
        </w:r>
      </w:ins>
      <w:ins w:author="Guest User" w:date="2025-10-24T15:13:04.252Z" w:id="898332582">
        <w:r w:rsidRPr="4A4069D3" w:rsidR="0CFF1E7C">
          <w:rPr>
            <w:rStyle w:val="eop"/>
            <w:rFonts w:ascii="Aptos" w:hAnsi="Aptos" w:eastAsia="游ゴシック Light" w:cs="Segoe UI" w:eastAsiaTheme="majorEastAsia"/>
          </w:rPr>
          <w:t>7146</w:t>
        </w:r>
      </w:ins>
      <w:r>
        <w:br/>
      </w:r>
      <w:ins w:author="Guest User" w:date="2025-10-24T15:03:47.007Z" w:id="1289119907">
        <w:r w:rsidRPr="4A4069D3" w:rsidR="0CFF1E7C">
          <w:rPr>
            <w:rStyle w:val="eop"/>
            <w:rFonts w:ascii="Aptos" w:hAnsi="Aptos" w:eastAsia="游ゴシック Light" w:cs="Segoe UI" w:eastAsiaTheme="majorEastAsia"/>
          </w:rPr>
          <w:t>JEREMIAS APARICIO 6-725-1106</w:t>
        </w:r>
      </w:ins>
    </w:p>
    <w:p w:rsidR="000219DD" w:rsidP="000219DD" w:rsidRDefault="000219DD" w14:paraId="13CC7F5C" w14:textId="77777777">
      <w:pPr>
        <w:pStyle w:val="paragraph"/>
        <w:spacing w:before="0" w:beforeAutospacing="0" w:after="0" w:afterAutospacing="0"/>
        <w:jc w:val="center"/>
        <w:textAlignment w:val="baseline"/>
        <w:rPr>
          <w:rStyle w:val="eop"/>
          <w:rFonts w:hint="eastAsia" w:ascii="Aptos" w:hAnsi="Aptos" w:cs="Segoe UI" w:eastAsiaTheme="majorEastAsia"/>
        </w:rPr>
      </w:pPr>
      <w:r>
        <w:rPr>
          <w:rStyle w:val="contentcontrolboundarysink"/>
          <w:rFonts w:ascii="Arial" w:hAnsi="Arial" w:cs="Arial" w:eastAsiaTheme="majorEastAsia"/>
        </w:rPr>
        <w:t>​</w:t>
      </w:r>
      <w:r>
        <w:rPr>
          <w:rStyle w:val="eop"/>
          <w:rFonts w:ascii="Aptos" w:hAnsi="Aptos" w:cs="Segoe UI" w:eastAsiaTheme="majorEastAsia"/>
        </w:rPr>
        <w:t> </w:t>
      </w:r>
    </w:p>
    <w:p w:rsidR="000219DD" w:rsidP="000219DD" w:rsidRDefault="000219DD" w14:paraId="273EA5E5" w14:textId="77777777">
      <w:pPr>
        <w:pStyle w:val="paragraph"/>
        <w:spacing w:before="0" w:beforeAutospacing="0" w:after="0" w:afterAutospacing="0"/>
        <w:jc w:val="center"/>
        <w:textAlignment w:val="baseline"/>
        <w:rPr>
          <w:rStyle w:val="eop"/>
          <w:rFonts w:hint="eastAsia" w:ascii="Aptos" w:hAnsi="Aptos" w:cs="Segoe UI" w:eastAsiaTheme="majorEastAsia"/>
        </w:rPr>
      </w:pPr>
    </w:p>
    <w:p w:rsidR="000219DD" w:rsidP="000219DD" w:rsidRDefault="000219DD" w14:paraId="296F01E2" w14:textId="77777777">
      <w:pPr>
        <w:pStyle w:val="paragraph"/>
        <w:spacing w:before="0" w:beforeAutospacing="0" w:after="0" w:afterAutospacing="0"/>
        <w:jc w:val="center"/>
        <w:textAlignment w:val="baseline"/>
        <w:rPr>
          <w:rStyle w:val="eop"/>
          <w:rFonts w:hint="eastAsia" w:ascii="Aptos" w:hAnsi="Aptos" w:cs="Segoe UI" w:eastAsiaTheme="majorEastAsia"/>
        </w:rPr>
      </w:pPr>
    </w:p>
    <w:p w:rsidR="000219DD" w:rsidP="000219DD" w:rsidRDefault="000219DD" w14:paraId="22A7FDB7" w14:textId="77777777">
      <w:pPr>
        <w:pStyle w:val="paragraph"/>
        <w:spacing w:before="0" w:beforeAutospacing="0" w:after="0" w:afterAutospacing="0"/>
        <w:jc w:val="center"/>
        <w:textAlignment w:val="baseline"/>
        <w:rPr>
          <w:rFonts w:ascii="Segoe UI" w:hAnsi="Segoe UI" w:cs="Segoe UI"/>
          <w:sz w:val="18"/>
          <w:szCs w:val="18"/>
        </w:rPr>
      </w:pPr>
    </w:p>
    <w:p w:rsidR="000219DD" w:rsidP="000219DD" w:rsidRDefault="000219DD" w14:paraId="21BD1B51" w14:textId="77777777">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hAnsi="Arial" w:cs="Arial" w:eastAsiaTheme="majorEastAsia"/>
        </w:rPr>
        <w:t>​</w:t>
      </w:r>
      <w:r>
        <w:rPr>
          <w:rStyle w:val="eop"/>
          <w:rFonts w:ascii="Aptos" w:hAnsi="Aptos" w:cs="Segoe UI" w:eastAsiaTheme="majorEastAsia"/>
        </w:rPr>
        <w:t> </w:t>
      </w:r>
    </w:p>
    <w:p w:rsidR="000219DD" w:rsidP="000219DD" w:rsidRDefault="000219DD" w14:paraId="6ECDB0FD" w14:textId="77777777">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hAnsi="Arial" w:cs="Arial" w:eastAsiaTheme="majorEastAsia"/>
        </w:rPr>
        <w:t>​</w:t>
      </w:r>
      <w:r>
        <w:rPr>
          <w:rStyle w:val="normaltextrun"/>
          <w:rFonts w:ascii="Aptos" w:hAnsi="Aptos" w:cs="Segoe UI" w:eastAsiaTheme="majorEastAsia"/>
        </w:rPr>
        <w:t xml:space="preserve">INGENIERIA WEB  </w:t>
      </w:r>
      <w:r>
        <w:rPr>
          <w:rStyle w:val="eop"/>
          <w:rFonts w:ascii="Aptos" w:hAnsi="Aptos" w:cs="Segoe UI" w:eastAsiaTheme="majorEastAsia"/>
        </w:rPr>
        <w:t> </w:t>
      </w:r>
    </w:p>
    <w:p w:rsidR="000219DD" w:rsidP="000219DD" w:rsidRDefault="000219DD" w14:paraId="640BCD73" w14:textId="77777777">
      <w:pPr>
        <w:pStyle w:val="paragraph"/>
        <w:spacing w:before="0" w:beforeAutospacing="0" w:after="0" w:afterAutospacing="0"/>
        <w:jc w:val="center"/>
        <w:textAlignment w:val="baseline"/>
        <w:rPr>
          <w:rStyle w:val="eop"/>
          <w:rFonts w:hint="eastAsia" w:ascii="Aptos" w:hAnsi="Aptos" w:cs="Segoe UI" w:eastAsiaTheme="majorEastAsia"/>
        </w:rPr>
      </w:pPr>
      <w:r>
        <w:rPr>
          <w:rStyle w:val="contentcontrolboundarysink"/>
          <w:rFonts w:ascii="Arial" w:hAnsi="Arial" w:cs="Arial" w:eastAsiaTheme="majorEastAsia"/>
        </w:rPr>
        <w:t>​</w:t>
      </w:r>
      <w:r>
        <w:rPr>
          <w:rStyle w:val="normaltextrun"/>
          <w:rFonts w:ascii="Aptos" w:hAnsi="Aptos" w:cs="Segoe UI" w:eastAsiaTheme="majorEastAsia"/>
        </w:rPr>
        <w:t xml:space="preserve">ELBA VALDERRAMA </w:t>
      </w:r>
    </w:p>
    <w:p w:rsidR="000219DD" w:rsidP="000219DD" w:rsidRDefault="000219DD" w14:paraId="33D59237" w14:textId="77777777">
      <w:pPr>
        <w:pStyle w:val="paragraph"/>
        <w:spacing w:before="0" w:beforeAutospacing="0" w:after="0" w:afterAutospacing="0"/>
        <w:jc w:val="center"/>
        <w:textAlignment w:val="baseline"/>
        <w:rPr>
          <w:rFonts w:ascii="Segoe UI" w:hAnsi="Segoe UI" w:cs="Segoe UI"/>
          <w:sz w:val="18"/>
          <w:szCs w:val="18"/>
        </w:rPr>
      </w:pPr>
    </w:p>
    <w:p w:rsidR="000219DD" w:rsidP="000219DD" w:rsidRDefault="000219DD" w14:paraId="23570EDD" w14:textId="77777777">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hAnsi="Arial" w:cs="Arial" w:eastAsiaTheme="majorEastAsia"/>
        </w:rPr>
        <w:t>​</w:t>
      </w:r>
      <w:r>
        <w:rPr>
          <w:rStyle w:val="eop"/>
          <w:rFonts w:ascii="Aptos" w:hAnsi="Aptos" w:cs="Segoe UI" w:eastAsiaTheme="majorEastAsia"/>
        </w:rPr>
        <w:t> </w:t>
      </w:r>
    </w:p>
    <w:p w:rsidR="000219DD" w:rsidP="000219DD" w:rsidRDefault="000219DD" w14:paraId="5DE207AE" w14:textId="77777777">
      <w:pPr>
        <w:pStyle w:val="paragraph"/>
        <w:spacing w:before="0" w:beforeAutospacing="0" w:after="0" w:afterAutospacing="0"/>
        <w:jc w:val="center"/>
        <w:textAlignment w:val="baseline"/>
        <w:rPr>
          <w:rStyle w:val="eop"/>
          <w:rFonts w:hint="eastAsia" w:ascii="Aptos" w:hAnsi="Aptos" w:cs="Segoe UI" w:eastAsiaTheme="majorEastAsia"/>
        </w:rPr>
      </w:pPr>
      <w:r>
        <w:rPr>
          <w:rStyle w:val="contentcontrolboundarysink"/>
          <w:rFonts w:ascii="Arial" w:hAnsi="Arial" w:cs="Arial" w:eastAsiaTheme="majorEastAsia"/>
        </w:rPr>
        <w:t>​</w:t>
      </w:r>
      <w:r>
        <w:rPr>
          <w:rStyle w:val="eop"/>
          <w:rFonts w:ascii="Aptos" w:hAnsi="Aptos" w:cs="Segoe UI" w:eastAsiaTheme="majorEastAsia"/>
        </w:rPr>
        <w:t> </w:t>
      </w:r>
    </w:p>
    <w:p w:rsidR="000219DD" w:rsidP="000219DD" w:rsidRDefault="000219DD" w14:paraId="434D7E6B" w14:textId="77777777">
      <w:pPr>
        <w:pStyle w:val="paragraph"/>
        <w:spacing w:before="0" w:beforeAutospacing="0" w:after="0" w:afterAutospacing="0"/>
        <w:jc w:val="center"/>
        <w:textAlignment w:val="baseline"/>
        <w:rPr>
          <w:rFonts w:ascii="Segoe UI" w:hAnsi="Segoe UI" w:cs="Segoe UI"/>
          <w:sz w:val="18"/>
          <w:szCs w:val="18"/>
        </w:rPr>
      </w:pPr>
    </w:p>
    <w:p w:rsidR="000219DD" w:rsidP="000219DD" w:rsidRDefault="000219DD" w14:paraId="0EF7B168" w14:textId="77777777">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hAnsi="Arial" w:cs="Arial" w:eastAsiaTheme="majorEastAsia"/>
        </w:rPr>
        <w:t>​</w:t>
      </w:r>
      <w:r>
        <w:rPr>
          <w:rStyle w:val="eop"/>
          <w:rFonts w:ascii="Aptos" w:hAnsi="Aptos" w:cs="Segoe UI" w:eastAsiaTheme="majorEastAsia"/>
        </w:rPr>
        <w:t> </w:t>
      </w:r>
    </w:p>
    <w:p w:rsidR="000219DD" w:rsidP="000219DD" w:rsidRDefault="000219DD" w14:paraId="4F5D90C9" w14:textId="1C6A1705">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hAnsi="Arial" w:cs="Arial" w:eastAsiaTheme="majorEastAsia"/>
        </w:rPr>
        <w:t>​</w:t>
      </w:r>
      <w:r>
        <w:rPr>
          <w:rStyle w:val="normaltextrun"/>
          <w:rFonts w:ascii="Aptos" w:hAnsi="Aptos" w:cs="Segoe UI" w:eastAsiaTheme="majorEastAsia"/>
        </w:rPr>
        <w:t>JUEVES 10 DE SEPTIEMBRE DEL 2025</w:t>
      </w:r>
      <w:r>
        <w:rPr>
          <w:rStyle w:val="eop"/>
          <w:rFonts w:ascii="Aptos" w:hAnsi="Aptos" w:cs="Segoe UI" w:eastAsiaTheme="majorEastAsia"/>
        </w:rPr>
        <w:t> </w:t>
      </w:r>
    </w:p>
    <w:bookmarkEnd w:id="0"/>
    <w:p w:rsidR="009A73EB" w:rsidP="4A4069D3" w:rsidRDefault="009A73EB" w14:paraId="02886AC5" w14:textId="77777777" w14:noSpellErr="1">
      <w:pPr>
        <w:pStyle w:val="Normal"/>
        <w:spacing w:before="0" w:beforeAutospacing="off" w:after="0" w:afterAutospacing="off"/>
        <w:jc w:val="center"/>
        <w:rPr>
          <w:del w:author="JEREMIAS APARICIO" w:date="2025-10-30T06:44:50.481Z" w16du:dateUtc="2025-10-30T06:44:50.481Z" w:id="1599160953"/>
          <w:rStyle w:val="contentcontrolboundarysink"/>
          <w:rFonts w:ascii="Arial" w:hAnsi="Arial" w:eastAsia="游ゴシック Light" w:cs="Arial" w:eastAsiaTheme="majorEastAsia"/>
        </w:rPr>
      </w:pPr>
    </w:p>
    <w:p w:rsidR="009A73EB" w:rsidRDefault="009A73EB" w14:paraId="0521BEBB" w14:textId="77777777"/>
    <w:p w:rsidR="009A73EB" w:rsidRDefault="009A73EB" w14:paraId="34A6AD66" w14:textId="77777777"/>
    <w:p w:rsidR="009A73EB" w:rsidP="4A4069D3" w:rsidRDefault="009A73EB" w14:paraId="3C46D317" w14:noSpellErr="1" w14:textId="1434B1E5">
      <w:pPr>
        <w:pStyle w:val="Normal"/>
      </w:pPr>
    </w:p>
    <w:p w:rsidR="5EAF91E4" w:rsidP="4A4069D3" w:rsidRDefault="5EAF91E4" w14:paraId="6B02E66C" w14:noSpellErr="1" w14:textId="0CB6002D">
      <w:pPr>
        <w:pStyle w:val="Normal"/>
      </w:pPr>
      <w:r w:rsidR="5EAF91E4">
        <w:rPr/>
        <w:t>Cart-Sortin</w:t>
      </w:r>
      <w:r w:rsidR="6376BFDB">
        <w:rPr/>
        <w:t>g</w:t>
      </w:r>
    </w:p>
    <w:p w:rsidR="4A4069D3" w:rsidP="4A4069D3" w:rsidRDefault="4A4069D3" w14:paraId="091E1A54" w14:textId="13E41AC4" w14:noSpellErr="1">
      <w:pPr>
        <w:pStyle w:val="Normal"/>
      </w:pPr>
      <w:r w:rsidR="266A2641">
        <w:drawing>
          <wp:anchor distT="0" distB="0" distL="114300" distR="114300" simplePos="0" relativeHeight="251658240" behindDoc="0" locked="0" layoutInCell="1" allowOverlap="1" wp14:editId="061F73F4" wp14:anchorId="11DAA39C">
            <wp:simplePos x="0" y="0"/>
            <wp:positionH relativeFrom="column">
              <wp:posOffset>581025</wp:posOffset>
            </wp:positionH>
            <wp:positionV relativeFrom="paragraph">
              <wp:posOffset>38100</wp:posOffset>
            </wp:positionV>
            <wp:extent cx="4416540" cy="4206942"/>
            <wp:effectExtent l="0" t="0" r="0" b="0"/>
            <wp:wrapNone/>
            <wp:docPr id="10433363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3336391" name=""/>
                    <pic:cNvPicPr/>
                  </pic:nvPicPr>
                  <pic:blipFill>
                    <a:blip xmlns:r="http://schemas.openxmlformats.org/officeDocument/2006/relationships" r:embed="rId110029618">
                      <a:extLst>
                        <a:ext uri="{28A0092B-C50C-407E-A947-70E740481C1C}">
                          <a14:useLocalDpi xmlns:a14="http://schemas.microsoft.com/office/drawing/2010/main"/>
                        </a:ext>
                      </a:extLst>
                    </a:blip>
                    <a:stretch>
                      <a:fillRect/>
                    </a:stretch>
                  </pic:blipFill>
                  <pic:spPr>
                    <a:xfrm rot="0">
                      <a:off x="0" y="0"/>
                      <a:ext cx="4416540" cy="4206942"/>
                    </a:xfrm>
                    <a:prstGeom prst="rect">
                      <a:avLst/>
                    </a:prstGeom>
                  </pic:spPr>
                </pic:pic>
              </a:graphicData>
            </a:graphic>
            <wp14:sizeRelH relativeFrom="page">
              <wp14:pctWidth>0</wp14:pctWidth>
            </wp14:sizeRelH>
            <wp14:sizeRelV relativeFrom="page">
              <wp14:pctHeight>0</wp14:pctHeight>
            </wp14:sizeRelV>
          </wp:anchor>
        </w:drawing>
      </w:r>
    </w:p>
    <w:p w:rsidR="4A4069D3" w:rsidP="4A4069D3" w:rsidRDefault="4A4069D3" w14:paraId="52E19849" w14:textId="41B9E326" w14:noSpellErr="1">
      <w:pPr>
        <w:pStyle w:val="Normal"/>
      </w:pPr>
    </w:p>
    <w:p w:rsidR="4A4069D3" w:rsidP="4A4069D3" w:rsidRDefault="4A4069D3" w14:paraId="430A76A6" w14:textId="12D7EDF9">
      <w:pPr>
        <w:pStyle w:val="Normal"/>
      </w:pPr>
    </w:p>
    <w:p w:rsidR="6E88FCC9" w:rsidP="4A4069D3" w:rsidRDefault="6E88FCC9" w14:noSpellErr="1" w14:paraId="3369CD13" w14:textId="22360214">
      <w:pPr>
        <w:pStyle w:val="Normal"/>
      </w:pPr>
    </w:p>
    <w:p w:rsidR="6E88FCC9" w:rsidP="4DC34594" w:rsidRDefault="6E88FCC9" w14:paraId="143F09B1" w14:textId="2E60B1BF">
      <w:pPr/>
      <w:r>
        <w:br w:type="page"/>
      </w:r>
    </w:p>
    <w:p w:rsidR="6E88FCC9" w:rsidP="4A4069D3" w:rsidRDefault="6E88FCC9" w14:paraId="4C1C12DF" w14:textId="7B8D2769">
      <w:pPr>
        <w:pStyle w:val="Normal"/>
      </w:pPr>
      <w:r w:rsidR="6E88FCC9">
        <w:rPr/>
        <w:t>Pruebas Usuario:</w:t>
      </w:r>
    </w:p>
    <w:p w:rsidR="5A3602D5" w:rsidP="15E7C9A1" w:rsidRDefault="5A3602D5" w14:paraId="6A4EA42E" w14:noSpellErr="1" w14:textId="1ECA07A3">
      <w:pPr>
        <w:pStyle w:val="Normal"/>
        <w:suppressLineNumbers w:val="0"/>
        <w:bidi w:val="0"/>
        <w:spacing w:before="0" w:beforeAutospacing="off" w:after="160" w:afterAutospacing="off" w:line="278" w:lineRule="auto"/>
        <w:ind w:left="0" w:right="0"/>
        <w:jc w:val="both"/>
        <w:rPr>
          <w:b w:val="0"/>
          <w:bCs w:val="0"/>
        </w:rPr>
      </w:pPr>
      <w:r w:rsidR="1DB1A351">
        <w:rPr/>
        <w:t>Usuario 1:</w:t>
      </w:r>
      <w:r>
        <w:br/>
      </w:r>
      <w:r w:rsidR="6E414D61">
        <w:drawing>
          <wp:inline wp14:editId="0389CC42" wp14:anchorId="6EC027D5">
            <wp:extent cx="5619750" cy="4533900"/>
            <wp:effectExtent l="0" t="0" r="0" b="0"/>
            <wp:docPr id="859508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9508793" name=""/>
                    <pic:cNvPicPr/>
                  </pic:nvPicPr>
                  <pic:blipFill>
                    <a:blip xmlns:r="http://schemas.openxmlformats.org/officeDocument/2006/relationships" r:embed="rId340306617">
                      <a:extLst>
                        <a:ext xmlns:a="http://schemas.openxmlformats.org/drawingml/2006/main" uri="{28A0092B-C50C-407E-A947-70E740481C1C}">
                          <a14:useLocalDpi xmlns:a14="http://schemas.microsoft.com/office/drawing/2010/main" val="0"/>
                        </a:ext>
                      </a:extLst>
                    </a:blip>
                    <a:stretch>
                      <a:fillRect/>
                    </a:stretch>
                  </pic:blipFill>
                  <pic:spPr>
                    <a:xfrm>
                      <a:off x="0" y="0"/>
                      <a:ext cx="5619750" cy="4533900"/>
                    </a:xfrm>
                    <a:prstGeom prst="rect">
                      <a:avLst/>
                    </a:prstGeom>
                  </pic:spPr>
                </pic:pic>
              </a:graphicData>
            </a:graphic>
          </wp:inline>
        </w:drawing>
      </w:r>
      <w:r>
        <w:br/>
      </w:r>
      <w:r w:rsidR="69178DB3">
        <w:rPr>
          <w:b w:val="0"/>
          <w:bCs w:val="0"/>
        </w:rPr>
        <w:t xml:space="preserve">El usuario 1 mantuvo la estructura general del card </w:t>
      </w:r>
      <w:r w:rsidR="69178DB3">
        <w:rPr>
          <w:b w:val="0"/>
          <w:bCs w:val="0"/>
        </w:rPr>
        <w:t>sorting</w:t>
      </w:r>
      <w:r w:rsidR="69178DB3">
        <w:rPr>
          <w:b w:val="0"/>
          <w:bCs w:val="0"/>
        </w:rPr>
        <w:t xml:space="preserve"> original, pero realizó algunos cambios notables: movió la carta “buscar producto” al grupo Carrito de compras, interpretando esta acción como parte del proceso de compra más que de la tienda.  </w:t>
      </w:r>
      <w:r w:rsidR="2F7D9F72">
        <w:rPr>
          <w:b w:val="0"/>
          <w:bCs w:val="0"/>
        </w:rPr>
        <w:t>E</w:t>
      </w:r>
      <w:r w:rsidR="69178DB3">
        <w:rPr>
          <w:b w:val="0"/>
          <w:bCs w:val="0"/>
        </w:rPr>
        <w:t>liminó “Ofertas” del grupo Tienda y la colocó dentro de Administración, lo que sugiere que la percibe como una función de gestión interna. En general, la organización sigue siendo coherente, aunque el usuario mostró una tendencia a agrupar tareas por función práctica (comprar o administrar) más que por categoría del sitio.</w:t>
      </w:r>
    </w:p>
    <w:p w:rsidR="7A875663" w:rsidRDefault="7A875663" w14:paraId="31941443" w14:textId="3294B128">
      <w:r>
        <w:br w:type="page"/>
      </w:r>
    </w:p>
    <w:p w:rsidR="07D36EA9" w:rsidP="15E7C9A1" w:rsidRDefault="07D36EA9" w14:paraId="0074D5EA" w14:noSpellErr="1" w14:textId="5CBB7393">
      <w:pPr>
        <w:pStyle w:val="Normal"/>
        <w:suppressLineNumbers w:val="0"/>
        <w:bidi w:val="0"/>
        <w:spacing w:before="0" w:beforeAutospacing="off" w:after="160" w:afterAutospacing="off" w:line="278" w:lineRule="auto"/>
        <w:ind w:left="0" w:right="0"/>
        <w:jc w:val="both"/>
      </w:pPr>
      <w:r w:rsidR="07D36EA9">
        <w:rPr/>
        <w:t>Usuario 2:</w:t>
      </w:r>
      <w:r>
        <w:br/>
      </w:r>
      <w:r w:rsidR="2089E947">
        <w:drawing>
          <wp:inline wp14:editId="2C063FCD" wp14:anchorId="03BB30BE">
            <wp:extent cx="5057775" cy="5619750"/>
            <wp:effectExtent l="0" t="0" r="0" b="0"/>
            <wp:docPr id="1170779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779779" name=""/>
                    <pic:cNvPicPr/>
                  </pic:nvPicPr>
                  <pic:blipFill>
                    <a:blip xmlns:r="http://schemas.openxmlformats.org/officeDocument/2006/relationships" r:embed="rId1195003186">
                      <a:extLst>
                        <a:ext xmlns:a="http://schemas.openxmlformats.org/drawingml/2006/main" uri="{28A0092B-C50C-407E-A947-70E740481C1C}">
                          <a14:useLocalDpi xmlns:a14="http://schemas.microsoft.com/office/drawing/2010/main" val="0"/>
                        </a:ext>
                      </a:extLst>
                    </a:blip>
                    <a:stretch>
                      <a:fillRect/>
                    </a:stretch>
                  </pic:blipFill>
                  <pic:spPr>
                    <a:xfrm>
                      <a:off x="0" y="0"/>
                      <a:ext cx="5057775" cy="5619750"/>
                    </a:xfrm>
                    <a:prstGeom prst="rect">
                      <a:avLst/>
                    </a:prstGeom>
                  </pic:spPr>
                </pic:pic>
              </a:graphicData>
            </a:graphic>
          </wp:inline>
        </w:drawing>
      </w:r>
      <w:r>
        <w:br/>
      </w:r>
      <w:r>
        <w:br/>
      </w:r>
      <w:r w:rsidR="4130C3C1">
        <w:rPr/>
        <w:t>El usuario 2 mantuvo la estructura general del card sorting original, pero al simplificar el grupo Carrito de compras, integró acciones como agregar producto, seguir comprando y buscar producto dentro de la categoría Cuenta. el usuario percibe la experiencia de compra como parte de la gestión personal del usuario, en lugar de verla como un proceso separado dentro del sitio</w:t>
      </w:r>
    </w:p>
    <w:p w:rsidR="4A4069D3" w:rsidRDefault="4A4069D3" w14:paraId="5C7E35D9" w14:textId="76CD2F46">
      <w:r>
        <w:br w:type="page"/>
      </w:r>
    </w:p>
    <w:p w:rsidR="5EAF91E4" w:rsidP="4A4069D3" w:rsidRDefault="5EAF91E4" w14:noSpellErr="1" w14:paraId="286E7AA7" w14:textId="7F8B3D48">
      <w:pPr>
        <w:pStyle w:val="Normal"/>
      </w:pPr>
      <w:r w:rsidR="5EAF91E4">
        <w:rPr/>
        <w:t>Mapa del sitio web</w:t>
      </w:r>
    </w:p>
    <w:p w:rsidR="5EAF91E4" w:rsidP="4A4069D3" w:rsidRDefault="5EAF91E4" w14:paraId="48E7C3C2" w14:textId="3E3890E6">
      <w:pPr>
        <w:pStyle w:val="Normal"/>
      </w:pPr>
      <w:r w:rsidR="30D0F59C">
        <w:rPr/>
        <w:t>Mapa de Usuario</w:t>
      </w:r>
      <w:r w:rsidR="03142F34">
        <w:rPr/>
        <w:t xml:space="preserve"> (cliente)</w:t>
      </w:r>
      <w:r w:rsidR="30D0F59C">
        <w:rPr/>
        <w:t>:</w:t>
      </w:r>
      <w:r>
        <w:br/>
      </w:r>
      <w:r w:rsidR="49BE91D4">
        <w:drawing>
          <wp:inline wp14:editId="2D3EE248" wp14:anchorId="4ECAAED9">
            <wp:extent cx="5619750" cy="3562350"/>
            <wp:effectExtent l="0" t="0" r="0" b="0"/>
            <wp:docPr id="1297882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7882116" name=""/>
                    <pic:cNvPicPr/>
                  </pic:nvPicPr>
                  <pic:blipFill>
                    <a:blip xmlns:r="http://schemas.openxmlformats.org/officeDocument/2006/relationships" r:embed="rId1625986345">
                      <a:extLst>
                        <a:ext xmlns:a="http://schemas.openxmlformats.org/drawingml/2006/main" uri="{28A0092B-C50C-407E-A947-70E740481C1C}">
                          <a14:useLocalDpi xmlns:a14="http://schemas.microsoft.com/office/drawing/2010/main" val="0"/>
                        </a:ext>
                      </a:extLst>
                    </a:blip>
                    <a:stretch>
                      <a:fillRect/>
                    </a:stretch>
                  </pic:blipFill>
                  <pic:spPr>
                    <a:xfrm>
                      <a:off x="0" y="0"/>
                      <a:ext cx="5619750" cy="3562350"/>
                    </a:xfrm>
                    <a:prstGeom prst="rect">
                      <a:avLst/>
                    </a:prstGeom>
                  </pic:spPr>
                </pic:pic>
              </a:graphicData>
            </a:graphic>
          </wp:inline>
        </w:drawing>
      </w:r>
      <w:r w:rsidR="42F7CC49">
        <w:rPr/>
        <w:t>Mapa de usuario (trabajador):</w:t>
      </w:r>
      <w:r>
        <w:br/>
      </w:r>
      <w:r w:rsidR="2A9EE277">
        <w:drawing>
          <wp:inline wp14:editId="4F64C46D" wp14:anchorId="2BDE2B91">
            <wp:extent cx="2771775" cy="5619750"/>
            <wp:effectExtent l="0" t="0" r="0" b="0"/>
            <wp:docPr id="460000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0000502" name=""/>
                    <pic:cNvPicPr/>
                  </pic:nvPicPr>
                  <pic:blipFill>
                    <a:blip xmlns:r="http://schemas.openxmlformats.org/officeDocument/2006/relationships" r:embed="rId1747775143">
                      <a:extLst>
                        <a:ext xmlns:a="http://schemas.openxmlformats.org/drawingml/2006/main" uri="{28A0092B-C50C-407E-A947-70E740481C1C}">
                          <a14:useLocalDpi xmlns:a14="http://schemas.microsoft.com/office/drawing/2010/main" val="0"/>
                        </a:ext>
                      </a:extLst>
                    </a:blip>
                    <a:stretch>
                      <a:fillRect/>
                    </a:stretch>
                  </pic:blipFill>
                  <pic:spPr>
                    <a:xfrm>
                      <a:off x="0" y="0"/>
                      <a:ext cx="2771775" cy="5619750"/>
                    </a:xfrm>
                    <a:prstGeom prst="rect">
                      <a:avLst/>
                    </a:prstGeom>
                  </pic:spPr>
                </pic:pic>
              </a:graphicData>
            </a:graphic>
          </wp:inline>
        </w:drawing>
      </w:r>
    </w:p>
    <w:p w:rsidR="4A4069D3" w:rsidP="4A4069D3" w:rsidRDefault="4A4069D3" w14:paraId="00A710EA" w14:textId="7E4CFB3F">
      <w:pPr>
        <w:pStyle w:val="Normal"/>
      </w:pPr>
    </w:p>
    <w:p w:rsidR="4A4069D3" w:rsidRDefault="4A4069D3" w14:paraId="57A01652" w14:textId="42B90A2A">
      <w:r>
        <w:br w:type="page"/>
      </w:r>
    </w:p>
    <w:p w:rsidR="5EAF91E4" w:rsidP="4A4069D3" w:rsidRDefault="5EAF91E4" w14:paraId="3EB762F3" w14:textId="61637995">
      <w:pPr>
        <w:pStyle w:val="Normal"/>
      </w:pPr>
      <w:r w:rsidR="5EAF91E4">
        <w:rPr/>
        <w:t>Tree-testing</w:t>
      </w:r>
    </w:p>
    <w:p w:rsidR="609CE907" w:rsidP="4A4069D3" w:rsidRDefault="609CE907" w14:paraId="256B682E" w14:textId="3486DDA5">
      <w:pPr>
        <w:pStyle w:val="Normal"/>
      </w:pPr>
      <w:r w:rsidR="609CE907">
        <w:rPr/>
        <w:t>Vista usuario:</w:t>
      </w:r>
    </w:p>
    <w:p w:rsidR="14535E7D" w:rsidP="4A4069D3" w:rsidRDefault="14535E7D" w14:paraId="655666CE" w14:textId="56DA922C">
      <w:pPr>
        <w:pStyle w:val="Normal"/>
      </w:pPr>
      <w:r w:rsidR="14535E7D">
        <w:drawing>
          <wp:inline wp14:editId="5389D3AC" wp14:anchorId="06BE031B">
            <wp:extent cx="3915321" cy="5553850"/>
            <wp:effectExtent l="0" t="0" r="0" b="0"/>
            <wp:docPr id="1712086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086343" name=""/>
                    <pic:cNvPicPr/>
                  </pic:nvPicPr>
                  <pic:blipFill>
                    <a:blip xmlns:r="http://schemas.openxmlformats.org/officeDocument/2006/relationships" r:embed="rId599383330">
                      <a:extLst>
                        <a:ext xmlns:a="http://schemas.openxmlformats.org/drawingml/2006/main" uri="{28A0092B-C50C-407E-A947-70E740481C1C}">
                          <a14:useLocalDpi xmlns:a14="http://schemas.microsoft.com/office/drawing/2010/main" val="0"/>
                        </a:ext>
                      </a:extLst>
                    </a:blip>
                    <a:stretch>
                      <a:fillRect/>
                    </a:stretch>
                  </pic:blipFill>
                  <pic:spPr>
                    <a:xfrm>
                      <a:off x="0" y="0"/>
                      <a:ext cx="3915321" cy="5553850"/>
                    </a:xfrm>
                    <a:prstGeom prst="rect">
                      <a:avLst/>
                    </a:prstGeom>
                  </pic:spPr>
                </pic:pic>
              </a:graphicData>
            </a:graphic>
          </wp:inline>
        </w:drawing>
      </w:r>
      <w:r>
        <w:br/>
      </w:r>
      <w:r w:rsidR="23406888">
        <w:rPr/>
        <w:t xml:space="preserve">Tareas: </w:t>
      </w:r>
    </w:p>
    <w:p w:rsidR="4F12978D" w:rsidP="4A4069D3" w:rsidRDefault="4F12978D" w14:paraId="1D82CFEA" w14:textId="65F5996F">
      <w:pPr>
        <w:pStyle w:val="ListParagraph"/>
        <w:numPr>
          <w:ilvl w:val="0"/>
          <w:numId w:val="6"/>
        </w:numPr>
        <w:rPr>
          <w:sz w:val="24"/>
          <w:szCs w:val="24"/>
        </w:rPr>
      </w:pPr>
      <w:r w:rsidR="4F12978D">
        <w:rPr/>
        <w:t>Ver camisas de hombre</w:t>
      </w:r>
    </w:p>
    <w:p w:rsidR="4F12978D" w:rsidP="4A4069D3" w:rsidRDefault="4F12978D" w14:paraId="4F6E3BAB" w14:textId="538BA0A5">
      <w:pPr>
        <w:pStyle w:val="ListParagraph"/>
        <w:numPr>
          <w:ilvl w:val="0"/>
          <w:numId w:val="6"/>
        </w:numPr>
        <w:rPr/>
      </w:pPr>
      <w:r w:rsidR="4F12978D">
        <w:rPr/>
        <w:t>Ver 2 tipos de instrumentos, agregarlos al cariito y eliminar ambos</w:t>
      </w:r>
    </w:p>
    <w:p w:rsidR="4F12978D" w:rsidP="4A4069D3" w:rsidRDefault="4F12978D" w14:paraId="1B6BD2AC" w14:textId="2B1541B6">
      <w:pPr>
        <w:pStyle w:val="ListParagraph"/>
        <w:numPr>
          <w:ilvl w:val="0"/>
          <w:numId w:val="6"/>
        </w:numPr>
        <w:rPr/>
      </w:pPr>
      <w:r w:rsidR="4F12978D">
        <w:rPr/>
        <w:t xml:space="preserve">Ver </w:t>
      </w:r>
      <w:r w:rsidR="4F12978D">
        <w:rPr/>
        <w:t>3 productos</w:t>
      </w:r>
      <w:r w:rsidR="4F12978D">
        <w:rPr/>
        <w:t xml:space="preserve"> diferentes, consulta detalle de producto, agrega los 3 productos al carrito y realiza la compra</w:t>
      </w:r>
      <w:r>
        <w:br/>
      </w:r>
    </w:p>
    <w:p w:rsidR="4A4069D3" w:rsidP="4A4069D3" w:rsidRDefault="4A4069D3" w14:paraId="39F746F1" w14:textId="6286CD08">
      <w:pPr>
        <w:pStyle w:val="Normal"/>
        <w:ind w:left="0"/>
      </w:pPr>
    </w:p>
    <w:p w:rsidR="4A4069D3" w:rsidRDefault="4A4069D3" w14:paraId="3528ABB8" w14:textId="68928937">
      <w:r>
        <w:br w:type="page"/>
      </w:r>
    </w:p>
    <w:p w:rsidR="32D987E1" w:rsidP="4A4069D3" w:rsidRDefault="32D987E1" w14:paraId="4861B254" w14:textId="244A72F4">
      <w:pPr>
        <w:pStyle w:val="Normal"/>
        <w:ind w:left="0"/>
      </w:pPr>
      <w:r w:rsidR="32D987E1">
        <w:rPr/>
        <w:t>Usuario 1:</w:t>
      </w:r>
    </w:p>
    <w:p w:rsidR="32D987E1" w:rsidP="4A4069D3" w:rsidRDefault="32D987E1" w14:paraId="48016765" w14:textId="756E408D">
      <w:pPr>
        <w:pStyle w:val="Normal"/>
        <w:ind w:left="0"/>
      </w:pPr>
      <w:r w:rsidR="32D987E1">
        <w:rPr/>
        <w:t>Tarea 1:</w:t>
      </w:r>
    </w:p>
    <w:p w:rsidR="32D987E1" w:rsidP="4A4069D3" w:rsidRDefault="32D987E1" w14:paraId="7283C1C0" w14:textId="532DD4B0">
      <w:pPr>
        <w:pStyle w:val="Normal"/>
        <w:ind w:left="0"/>
      </w:pPr>
      <w:r w:rsidR="32D987E1">
        <w:rPr/>
        <w:t>Camino:</w:t>
      </w:r>
      <w:r w:rsidR="40EBCD92">
        <w:rPr/>
        <w:t xml:space="preserve"> TIENDA/CATEGORIAS/ROPA DE HOMBRE</w:t>
      </w:r>
      <w:r>
        <w:br/>
      </w:r>
      <w:r>
        <w:tab/>
      </w:r>
      <w:r w:rsidR="32D987E1">
        <w:rPr/>
        <w:t>tiempo:</w:t>
      </w:r>
      <w:r w:rsidR="3DEF256C">
        <w:rPr/>
        <w:t xml:space="preserve"> </w:t>
      </w:r>
      <w:r w:rsidR="06929B83">
        <w:rPr/>
        <w:t>8.12</w:t>
      </w:r>
      <w:r w:rsidR="3DEF256C">
        <w:rPr/>
        <w:t xml:space="preserve"> seg</w:t>
      </w:r>
      <w:r>
        <w:br/>
      </w:r>
      <w:r w:rsidR="32D987E1">
        <w:rPr/>
        <w:t>Tarea 2:</w:t>
      </w:r>
    </w:p>
    <w:p w:rsidR="32D987E1" w:rsidP="4A4069D3" w:rsidRDefault="32D987E1" w14:paraId="48087C62" w14:textId="2A514710">
      <w:pPr>
        <w:pStyle w:val="Normal"/>
        <w:ind w:left="0"/>
      </w:pPr>
      <w:r w:rsidR="32D987E1">
        <w:rPr/>
        <w:t>Camino:</w:t>
      </w:r>
      <w:r w:rsidR="0E341AC3">
        <w:rPr/>
        <w:t xml:space="preserve"> TIENDA/CATEGORIA/INSTRUMENTOS MUSICALES/PERCUSION, INSTRUMENTOS MUSICALES/CUERDA, CARRITO/AGREGAR PRODUCTOS, CARRITO/ELIMINAR PRODUCTOS</w:t>
      </w:r>
      <w:r>
        <w:br/>
      </w:r>
      <w:r>
        <w:tab/>
      </w:r>
      <w:r w:rsidR="32D987E1">
        <w:rPr/>
        <w:t>tiempo:</w:t>
      </w:r>
      <w:r w:rsidR="26EB7E20">
        <w:rPr/>
        <w:t xml:space="preserve"> 19 seg</w:t>
      </w:r>
      <w:r>
        <w:br/>
      </w:r>
      <w:r w:rsidR="32D987E1">
        <w:rPr/>
        <w:t>Tarea 3:</w:t>
      </w:r>
    </w:p>
    <w:p w:rsidR="32D987E1" w:rsidP="4A4069D3" w:rsidRDefault="32D987E1" w14:paraId="64A3192C" w14:textId="4C7044BD">
      <w:pPr>
        <w:pStyle w:val="Normal"/>
        <w:ind w:left="0"/>
      </w:pPr>
      <w:r w:rsidR="32D987E1">
        <w:rPr/>
        <w:t>Camino:</w:t>
      </w:r>
      <w:r w:rsidR="436BEA8B">
        <w:rPr/>
        <w:t xml:space="preserve"> TIENDA/CATEGORIAS/INSTRUMENTOS MUSICALES/PERCUSION, CATEGORIAS/ROPA DE HOMBRE, CATEGORIAS/ROPA DE MUJER, TIENDA/DETALLES DEL PRODUCTO, CARRITO/AGREGAR PRODUCTOS, CARRITO/METODO DE PAGO, CARRITO/CHECKOUT</w:t>
      </w:r>
      <w:r>
        <w:br/>
      </w:r>
      <w:r>
        <w:tab/>
      </w:r>
      <w:r w:rsidR="32D987E1">
        <w:rPr/>
        <w:t>tiempo:</w:t>
      </w:r>
      <w:r w:rsidR="02CBF083">
        <w:rPr/>
        <w:t xml:space="preserve"> 45 seg</w:t>
      </w:r>
    </w:p>
    <w:p w:rsidR="4A4069D3" w:rsidP="4A4069D3" w:rsidRDefault="4A4069D3" w14:paraId="1D075DCB" w14:textId="304F90AA">
      <w:pPr>
        <w:pStyle w:val="Normal"/>
        <w:ind w:left="0"/>
      </w:pPr>
    </w:p>
    <w:p w:rsidR="32D987E1" w:rsidP="4A4069D3" w:rsidRDefault="32D987E1" w14:paraId="5F841D99" w14:textId="2196E9B0">
      <w:pPr>
        <w:pStyle w:val="Normal"/>
        <w:ind w:left="0"/>
      </w:pPr>
      <w:r w:rsidR="32D987E1">
        <w:rPr/>
        <w:t xml:space="preserve">Usuario 2: </w:t>
      </w:r>
    </w:p>
    <w:p w:rsidR="32D987E1" w:rsidP="4A4069D3" w:rsidRDefault="32D987E1" w14:paraId="60975D65" w14:textId="756E408D">
      <w:pPr>
        <w:pStyle w:val="Normal"/>
        <w:ind w:left="0"/>
      </w:pPr>
      <w:r w:rsidR="32D987E1">
        <w:rPr/>
        <w:t>Tarea 1:</w:t>
      </w:r>
    </w:p>
    <w:p w:rsidR="32D987E1" w:rsidP="4A4069D3" w:rsidRDefault="32D987E1" w14:paraId="77BA4C83" w14:textId="0072FE28">
      <w:pPr>
        <w:pStyle w:val="Normal"/>
        <w:ind w:left="0"/>
      </w:pPr>
      <w:r w:rsidR="32D987E1">
        <w:rPr/>
        <w:t>Camino:</w:t>
      </w:r>
      <w:r w:rsidR="4451F482">
        <w:rPr/>
        <w:t xml:space="preserve"> categoría/ ropa de hombre</w:t>
      </w:r>
      <w:r>
        <w:br/>
      </w:r>
      <w:r>
        <w:tab/>
      </w:r>
      <w:r w:rsidR="32D987E1">
        <w:rPr/>
        <w:t>tiempo:</w:t>
      </w:r>
      <w:r w:rsidR="21302762">
        <w:rPr/>
        <w:t xml:space="preserve"> 15 seg</w:t>
      </w:r>
      <w:r>
        <w:br/>
      </w:r>
      <w:r w:rsidR="32D987E1">
        <w:rPr/>
        <w:t>Tarea 2:</w:t>
      </w:r>
    </w:p>
    <w:p w:rsidR="32D987E1" w:rsidP="4A4069D3" w:rsidRDefault="32D987E1" w14:paraId="423F9AA0" w14:textId="379A648E">
      <w:pPr>
        <w:pStyle w:val="Normal"/>
        <w:ind w:left="0"/>
      </w:pPr>
      <w:r w:rsidR="32D987E1">
        <w:rPr/>
        <w:t>Camino:</w:t>
      </w:r>
      <w:r w:rsidR="66FD11CE">
        <w:rPr/>
        <w:t xml:space="preserve"> </w:t>
      </w:r>
      <w:r w:rsidR="66FD11CE">
        <w:rPr/>
        <w:t>tiena</w:t>
      </w:r>
      <w:r w:rsidR="66FD11CE">
        <w:rPr/>
        <w:t>/</w:t>
      </w:r>
      <w:r w:rsidR="66FD11CE">
        <w:rPr/>
        <w:t>categoria</w:t>
      </w:r>
      <w:r w:rsidR="66FD11CE">
        <w:rPr/>
        <w:t xml:space="preserve">/instrumentos musicales/cuerda, detalle de producto, </w:t>
      </w:r>
      <w:r w:rsidR="66FD11CE">
        <w:rPr/>
        <w:t>carrrito</w:t>
      </w:r>
      <w:r w:rsidR="66FD11CE">
        <w:rPr/>
        <w:t>/agregar producto, tienda/</w:t>
      </w:r>
      <w:r w:rsidR="66FD11CE">
        <w:rPr/>
        <w:t>categoria</w:t>
      </w:r>
      <w:r w:rsidR="66FD11CE">
        <w:rPr/>
        <w:t>/</w:t>
      </w:r>
      <w:r w:rsidR="66FD11CE">
        <w:rPr/>
        <w:t>intrumentos</w:t>
      </w:r>
      <w:r w:rsidR="66FD11CE">
        <w:rPr/>
        <w:t xml:space="preserve"> musicales/ percusión, detalle de producto, </w:t>
      </w:r>
      <w:r w:rsidR="66FD11CE">
        <w:rPr/>
        <w:t>cariito</w:t>
      </w:r>
      <w:r w:rsidR="66FD11CE">
        <w:rPr/>
        <w:t>/agregar producto, carrito/ver productos/eliminar producto</w:t>
      </w:r>
      <w:r>
        <w:br/>
      </w:r>
      <w:r>
        <w:tab/>
      </w:r>
      <w:r w:rsidR="32D987E1">
        <w:rPr/>
        <w:t>tiempo:</w:t>
      </w:r>
      <w:r w:rsidR="1950C74B">
        <w:rPr/>
        <w:t xml:space="preserve"> 1min 40seg</w:t>
      </w:r>
      <w:r>
        <w:br/>
      </w:r>
      <w:r w:rsidR="32D987E1">
        <w:rPr/>
        <w:t>Tarea 3:</w:t>
      </w:r>
    </w:p>
    <w:p w:rsidR="32D987E1" w:rsidP="4A4069D3" w:rsidRDefault="32D987E1" w14:paraId="2939D2AE" w14:textId="40A690FB">
      <w:pPr>
        <w:pStyle w:val="Normal"/>
        <w:ind w:left="0"/>
      </w:pPr>
      <w:r w:rsidR="32D987E1">
        <w:rPr/>
        <w:t>Camino:</w:t>
      </w:r>
      <w:r w:rsidR="65013C84">
        <w:rPr/>
        <w:t xml:space="preserve"> tienda/</w:t>
      </w:r>
      <w:r w:rsidR="65013C84">
        <w:rPr/>
        <w:t>categoria</w:t>
      </w:r>
      <w:r w:rsidR="65013C84">
        <w:rPr/>
        <w:t>/ropa mujer, detalle producto, carrito/agregar producto, tienda/</w:t>
      </w:r>
      <w:r w:rsidR="65013C84">
        <w:rPr/>
        <w:t>categoria</w:t>
      </w:r>
      <w:r w:rsidR="65013C84">
        <w:rPr/>
        <w:t>/ropa mujer, carrito/</w:t>
      </w:r>
      <w:r w:rsidR="65013C84">
        <w:rPr/>
        <w:t>checkout</w:t>
      </w:r>
      <w:r w:rsidR="65013C84">
        <w:rPr/>
        <w:t>/</w:t>
      </w:r>
      <w:r w:rsidR="65013C84">
        <w:rPr/>
        <w:t>metodo</w:t>
      </w:r>
      <w:r w:rsidR="65013C84">
        <w:rPr/>
        <w:t xml:space="preserve"> de pago</w:t>
      </w:r>
      <w:r>
        <w:br/>
      </w:r>
      <w:r>
        <w:tab/>
      </w:r>
      <w:r w:rsidR="32D987E1">
        <w:rPr/>
        <w:t>tiempo:</w:t>
      </w:r>
      <w:r w:rsidR="3AB6C66D">
        <w:rPr/>
        <w:t xml:space="preserve"> 42.68</w:t>
      </w:r>
    </w:p>
    <w:p w:rsidR="4A4069D3" w:rsidRDefault="4A4069D3" w14:paraId="69E143EC" w14:textId="339B194C">
      <w:r>
        <w:br w:type="page"/>
      </w:r>
    </w:p>
    <w:p w:rsidR="14A6AFDB" w:rsidP="4A4069D3" w:rsidRDefault="14A6AFDB" w14:paraId="5C9A9B7D" w14:textId="14534031">
      <w:pPr>
        <w:pStyle w:val="Normal"/>
        <w:ind w:left="0"/>
      </w:pPr>
      <w:r w:rsidR="14A6AFDB">
        <w:rPr/>
        <w:t>Análisis</w:t>
      </w:r>
      <w:r>
        <w:br/>
      </w:r>
    </w:p>
    <w:p w:rsidR="6C3C7F81" w:rsidP="5A3602D5" w:rsidRDefault="6C3C7F81" w14:paraId="3F41071E" w14:textId="552FCDCA">
      <w:pPr>
        <w:pStyle w:val="Normal"/>
        <w:ind w:left="0"/>
      </w:pPr>
      <w:r w:rsidR="6C3C7F81">
        <w:rPr/>
        <w:t>Tasa de éxito</w:t>
      </w:r>
    </w:p>
    <w:p w:rsidR="20EDA854" w:rsidP="5A3602D5" w:rsidRDefault="20EDA854" w14:paraId="30035646" w14:noSpellErr="1" w14:textId="582730C9">
      <w:pPr>
        <w:pStyle w:val="Normal"/>
        <w:ind w:left="0" w:firstLine="708"/>
      </w:pPr>
      <w:r w:rsidR="20EDA854">
        <w:rPr/>
        <w:t xml:space="preserve">Tasa de éxito general: </w:t>
      </w:r>
      <w:r w:rsidR="260FC50C">
        <w:rPr/>
        <w:t>91</w:t>
      </w:r>
      <w:r w:rsidR="20EDA854">
        <w:rPr/>
        <w:t>%</w:t>
      </w:r>
    </w:p>
    <w:tbl>
      <w:tblPr>
        <w:tblStyle w:val="TableGrid"/>
        <w:tblW w:w="6627" w:type="dxa"/>
        <w:tblLayout w:type="fixed"/>
        <w:tblLook w:val="06A0" w:firstRow="1" w:lastRow="0" w:firstColumn="1" w:lastColumn="0" w:noHBand="1" w:noVBand="1"/>
      </w:tblPr>
      <w:tblGrid>
        <w:gridCol w:w="2209"/>
        <w:gridCol w:w="2209"/>
        <w:gridCol w:w="2209"/>
      </w:tblGrid>
      <w:tr w:rsidR="4A4069D3" w:rsidTr="15E7C9A1" w14:paraId="7E09EE0A">
        <w:trPr>
          <w:trHeight w:val="300"/>
        </w:trPr>
        <w:tc>
          <w:tcPr>
            <w:tcW w:w="2209" w:type="dxa"/>
            <w:tcMar/>
          </w:tcPr>
          <w:p w:rsidR="317D5552" w:rsidP="4A4069D3" w:rsidRDefault="317D5552" w14:paraId="74896197" w14:textId="482244FC">
            <w:pPr>
              <w:pStyle w:val="Normal"/>
            </w:pPr>
            <w:r w:rsidR="317D5552">
              <w:rPr/>
              <w:t>Prueba</w:t>
            </w:r>
          </w:p>
        </w:tc>
        <w:tc>
          <w:tcPr>
            <w:tcW w:w="2209" w:type="dxa"/>
            <w:tcMar/>
          </w:tcPr>
          <w:p w:rsidR="317D5552" w:rsidP="4A4069D3" w:rsidRDefault="317D5552" w14:paraId="2EBBF3F6" w14:textId="333DA813">
            <w:pPr>
              <w:pStyle w:val="Normal"/>
            </w:pPr>
            <w:r w:rsidR="317D5552">
              <w:rPr/>
              <w:t>Usuario 1</w:t>
            </w:r>
          </w:p>
        </w:tc>
        <w:tc>
          <w:tcPr>
            <w:tcW w:w="2209" w:type="dxa"/>
            <w:tcMar/>
          </w:tcPr>
          <w:p w:rsidR="317D5552" w:rsidP="4A4069D3" w:rsidRDefault="317D5552" w14:paraId="21C0AF94" w14:textId="13993DBF">
            <w:pPr>
              <w:pStyle w:val="Normal"/>
            </w:pPr>
            <w:r w:rsidR="317D5552">
              <w:rPr/>
              <w:t>Usuario 2</w:t>
            </w:r>
          </w:p>
        </w:tc>
      </w:tr>
      <w:tr w:rsidR="4A4069D3" w:rsidTr="15E7C9A1" w14:paraId="7641F9ED">
        <w:trPr>
          <w:trHeight w:val="300"/>
        </w:trPr>
        <w:tc>
          <w:tcPr>
            <w:tcW w:w="2209" w:type="dxa"/>
            <w:tcMar/>
          </w:tcPr>
          <w:p w:rsidR="317D5552" w:rsidP="4A4069D3" w:rsidRDefault="317D5552" w14:paraId="01FFFBE1" w14:textId="28D20FCC">
            <w:pPr>
              <w:pStyle w:val="Normal"/>
            </w:pPr>
            <w:r w:rsidR="317D5552">
              <w:rPr/>
              <w:t>1</w:t>
            </w:r>
          </w:p>
        </w:tc>
        <w:tc>
          <w:tcPr>
            <w:tcW w:w="2209" w:type="dxa"/>
            <w:tcMar/>
          </w:tcPr>
          <w:p w:rsidR="317D5552" w:rsidP="4A4069D3" w:rsidRDefault="317D5552" w14:paraId="74DC7C4A" w14:noSpellErr="1" w14:textId="2DECB30A">
            <w:pPr>
              <w:pStyle w:val="Normal"/>
              <w:rPr>
                <w:rFonts w:ascii="Aptos" w:hAnsi="Aptos" w:eastAsia="Aptos" w:cs="Aptos"/>
                <w:noProof w:val="0"/>
                <w:sz w:val="24"/>
                <w:szCs w:val="24"/>
                <w:lang w:val="es-PA"/>
              </w:rPr>
            </w:pPr>
            <w:r w:rsidRPr="5A3602D5" w:rsidR="19762700">
              <w:rPr>
                <w:rFonts w:ascii="Segoe UI Symbol" w:hAnsi="Segoe UI Symbol" w:eastAsia="Segoe UI Symbol" w:cs="Segoe UI Symbol"/>
                <w:b w:val="1"/>
                <w:bCs w:val="1"/>
                <w:noProof w:val="0"/>
                <w:color w:val="00B050"/>
                <w:sz w:val="32"/>
                <w:szCs w:val="32"/>
                <w:lang w:val="es"/>
              </w:rPr>
              <w:t>✓</w:t>
            </w:r>
            <w:r w:rsidRPr="5A3602D5" w:rsidR="137667BE">
              <w:rPr>
                <w:rFonts w:ascii="Segoe UI Symbol" w:hAnsi="Segoe UI Symbol" w:eastAsia="Segoe UI Symbol" w:cs="Segoe UI Symbol"/>
                <w:b w:val="1"/>
                <w:bCs w:val="1"/>
                <w:noProof w:val="0"/>
                <w:color w:val="00B050"/>
                <w:sz w:val="32"/>
                <w:szCs w:val="32"/>
                <w:lang w:val="es"/>
              </w:rPr>
              <w:t xml:space="preserve"> - 100%</w:t>
            </w:r>
          </w:p>
        </w:tc>
        <w:tc>
          <w:tcPr>
            <w:tcW w:w="2209" w:type="dxa"/>
            <w:tcMar/>
          </w:tcPr>
          <w:p w:rsidR="317D5552" w:rsidP="4A4069D3" w:rsidRDefault="317D5552" w14:paraId="125358CF" w14:noSpellErr="1" w14:textId="5B4D232C">
            <w:pPr>
              <w:pStyle w:val="Normal"/>
              <w:rPr>
                <w:rFonts w:ascii="Aptos" w:hAnsi="Aptos" w:eastAsia="Aptos" w:cs="Aptos"/>
                <w:noProof w:val="0"/>
                <w:sz w:val="24"/>
                <w:szCs w:val="24"/>
                <w:lang w:val="es-PA"/>
              </w:rPr>
            </w:pPr>
            <w:r w:rsidRPr="5A3602D5" w:rsidR="19762700">
              <w:rPr>
                <w:rFonts w:ascii="Segoe UI Symbol" w:hAnsi="Segoe UI Symbol" w:eastAsia="Segoe UI Symbol" w:cs="Segoe UI Symbol"/>
                <w:b w:val="1"/>
                <w:bCs w:val="1"/>
                <w:noProof w:val="0"/>
                <w:color w:val="00B050"/>
                <w:sz w:val="32"/>
                <w:szCs w:val="32"/>
                <w:lang w:val="es"/>
              </w:rPr>
              <w:t>✓</w:t>
            </w:r>
            <w:r w:rsidRPr="5A3602D5" w:rsidR="7735722D">
              <w:rPr>
                <w:rFonts w:ascii="Segoe UI Symbol" w:hAnsi="Segoe UI Symbol" w:eastAsia="Segoe UI Symbol" w:cs="Segoe UI Symbol"/>
                <w:b w:val="1"/>
                <w:bCs w:val="1"/>
                <w:noProof w:val="0"/>
                <w:color w:val="00B050"/>
                <w:sz w:val="32"/>
                <w:szCs w:val="32"/>
                <w:lang w:val="es"/>
              </w:rPr>
              <w:t xml:space="preserve"> - 100%</w:t>
            </w:r>
          </w:p>
        </w:tc>
      </w:tr>
      <w:tr w:rsidR="4A4069D3" w:rsidTr="15E7C9A1" w14:paraId="245AAA58">
        <w:trPr>
          <w:trHeight w:val="300"/>
        </w:trPr>
        <w:tc>
          <w:tcPr>
            <w:tcW w:w="2209" w:type="dxa"/>
            <w:tcMar/>
          </w:tcPr>
          <w:p w:rsidR="317D5552" w:rsidP="4A4069D3" w:rsidRDefault="317D5552" w14:paraId="181BD5CA" w14:textId="2274881C">
            <w:pPr>
              <w:pStyle w:val="Normal"/>
            </w:pPr>
            <w:r w:rsidR="317D5552">
              <w:rPr/>
              <w:t>2</w:t>
            </w:r>
          </w:p>
        </w:tc>
        <w:tc>
          <w:tcPr>
            <w:tcW w:w="2209" w:type="dxa"/>
            <w:tcMar/>
          </w:tcPr>
          <w:p w:rsidR="317D5552" w:rsidP="4A4069D3" w:rsidRDefault="317D5552" w14:paraId="17AB7FC3" w14:noSpellErr="1" w14:textId="079E4133">
            <w:pPr>
              <w:pStyle w:val="Normal"/>
              <w:rPr>
                <w:rFonts w:ascii="Aptos" w:hAnsi="Aptos" w:eastAsia="Aptos" w:cs="Aptos"/>
                <w:noProof w:val="0"/>
                <w:sz w:val="24"/>
                <w:szCs w:val="24"/>
                <w:lang w:val="es-PA"/>
              </w:rPr>
            </w:pPr>
            <w:r w:rsidRPr="5A3602D5" w:rsidR="19762700">
              <w:rPr>
                <w:rFonts w:ascii="Segoe UI Symbol" w:hAnsi="Segoe UI Symbol" w:eastAsia="Segoe UI Symbol" w:cs="Segoe UI Symbol"/>
                <w:b w:val="1"/>
                <w:bCs w:val="1"/>
                <w:noProof w:val="0"/>
                <w:color w:val="00B050"/>
                <w:sz w:val="32"/>
                <w:szCs w:val="32"/>
                <w:lang w:val="es"/>
              </w:rPr>
              <w:t>✓</w:t>
            </w:r>
            <w:r w:rsidRPr="5A3602D5" w:rsidR="744F6416">
              <w:rPr>
                <w:rFonts w:ascii="Segoe UI Symbol" w:hAnsi="Segoe UI Symbol" w:eastAsia="Segoe UI Symbol" w:cs="Segoe UI Symbol"/>
                <w:b w:val="1"/>
                <w:bCs w:val="1"/>
                <w:noProof w:val="0"/>
                <w:color w:val="00B050"/>
                <w:sz w:val="32"/>
                <w:szCs w:val="32"/>
                <w:lang w:val="es"/>
              </w:rPr>
              <w:t xml:space="preserve"> - 100%</w:t>
            </w:r>
          </w:p>
        </w:tc>
        <w:tc>
          <w:tcPr>
            <w:tcW w:w="2209" w:type="dxa"/>
            <w:tcMar/>
          </w:tcPr>
          <w:p w:rsidR="317D5552" w:rsidP="15E7C9A1" w:rsidRDefault="317D5552" w14:paraId="4BF9B588" w14:textId="131A10E5" w14:noSpellErr="1">
            <w:pPr>
              <w:pStyle w:val="Normal"/>
              <w:rPr>
                <w:rFonts w:ascii="Aptos" w:hAnsi="Aptos" w:eastAsia="Aptos" w:cs="Aptos"/>
                <w:noProof w:val="0"/>
                <w:color w:val="FFC000"/>
                <w:sz w:val="24"/>
                <w:szCs w:val="24"/>
                <w:lang w:val="es-PA"/>
              </w:rPr>
            </w:pPr>
            <w:r w:rsidRPr="15E7C9A1" w:rsidR="6EFA5A4D">
              <w:rPr>
                <w:rFonts w:ascii="Segoe UI Symbol" w:hAnsi="Segoe UI Symbol" w:eastAsia="Segoe UI Symbol" w:cs="Segoe UI Symbol"/>
                <w:b w:val="1"/>
                <w:bCs w:val="1"/>
                <w:noProof w:val="0"/>
                <w:color w:val="FFC000"/>
                <w:sz w:val="32"/>
                <w:szCs w:val="32"/>
                <w:lang w:val="es"/>
              </w:rPr>
              <w:t>✓</w:t>
            </w:r>
            <w:r w:rsidRPr="15E7C9A1" w:rsidR="2BA66CF9">
              <w:rPr>
                <w:rFonts w:ascii="Segoe UI Symbol" w:hAnsi="Segoe UI Symbol" w:eastAsia="Segoe UI Symbol" w:cs="Segoe UI Symbol"/>
                <w:b w:val="1"/>
                <w:bCs w:val="1"/>
                <w:noProof w:val="0"/>
                <w:color w:val="FFC000"/>
                <w:sz w:val="32"/>
                <w:szCs w:val="32"/>
                <w:lang w:val="es"/>
              </w:rPr>
              <w:t xml:space="preserve"> 75%</w:t>
            </w:r>
          </w:p>
        </w:tc>
      </w:tr>
      <w:tr w:rsidR="4A4069D3" w:rsidTr="15E7C9A1" w14:paraId="1B423B93">
        <w:trPr>
          <w:trHeight w:val="300"/>
        </w:trPr>
        <w:tc>
          <w:tcPr>
            <w:tcW w:w="2209" w:type="dxa"/>
            <w:tcMar/>
          </w:tcPr>
          <w:p w:rsidR="317D5552" w:rsidP="4A4069D3" w:rsidRDefault="317D5552" w14:paraId="2502CBF4" w14:textId="3626B12D">
            <w:pPr>
              <w:pStyle w:val="Normal"/>
            </w:pPr>
            <w:r w:rsidR="317D5552">
              <w:rPr/>
              <w:t>3</w:t>
            </w:r>
          </w:p>
        </w:tc>
        <w:tc>
          <w:tcPr>
            <w:tcW w:w="2209" w:type="dxa"/>
            <w:tcMar/>
          </w:tcPr>
          <w:p w:rsidR="317D5552" w:rsidP="4A4069D3" w:rsidRDefault="317D5552" w14:paraId="790F2DBF" w14:noSpellErr="1" w14:textId="6A02A92F">
            <w:pPr>
              <w:pStyle w:val="Normal"/>
              <w:rPr>
                <w:rFonts w:ascii="Aptos" w:hAnsi="Aptos" w:eastAsia="Aptos" w:cs="Aptos"/>
                <w:noProof w:val="0"/>
                <w:sz w:val="24"/>
                <w:szCs w:val="24"/>
                <w:lang w:val="es-PA"/>
              </w:rPr>
            </w:pPr>
            <w:r w:rsidRPr="5A3602D5" w:rsidR="19762700">
              <w:rPr>
                <w:rFonts w:ascii="Segoe UI Symbol" w:hAnsi="Segoe UI Symbol" w:eastAsia="Segoe UI Symbol" w:cs="Segoe UI Symbol"/>
                <w:b w:val="1"/>
                <w:bCs w:val="1"/>
                <w:noProof w:val="0"/>
                <w:color w:val="00B050"/>
                <w:sz w:val="32"/>
                <w:szCs w:val="32"/>
                <w:lang w:val="es"/>
              </w:rPr>
              <w:t>✓</w:t>
            </w:r>
            <w:r w:rsidRPr="5A3602D5" w:rsidR="22CF8D84">
              <w:rPr>
                <w:rFonts w:ascii="Segoe UI Symbol" w:hAnsi="Segoe UI Symbol" w:eastAsia="Segoe UI Symbol" w:cs="Segoe UI Symbol"/>
                <w:b w:val="1"/>
                <w:bCs w:val="1"/>
                <w:noProof w:val="0"/>
                <w:color w:val="00B050"/>
                <w:sz w:val="32"/>
                <w:szCs w:val="32"/>
                <w:lang w:val="es"/>
              </w:rPr>
              <w:t xml:space="preserve"> - 100%</w:t>
            </w:r>
          </w:p>
        </w:tc>
        <w:tc>
          <w:tcPr>
            <w:tcW w:w="2209" w:type="dxa"/>
            <w:tcMar/>
          </w:tcPr>
          <w:p w:rsidR="317D5552" w:rsidP="15E7C9A1" w:rsidRDefault="317D5552" w14:paraId="6EE57CFF" w14:textId="0E6E00DC" w14:noSpellErr="1">
            <w:pPr>
              <w:pStyle w:val="Normal"/>
              <w:rPr>
                <w:rFonts w:ascii="Aptos" w:hAnsi="Aptos" w:eastAsia="Aptos" w:cs="Aptos"/>
                <w:noProof w:val="0"/>
                <w:color w:val="FFC000"/>
                <w:sz w:val="24"/>
                <w:szCs w:val="24"/>
                <w:lang w:val="es-PA"/>
              </w:rPr>
            </w:pPr>
            <w:r w:rsidRPr="15E7C9A1" w:rsidR="6EFA5A4D">
              <w:rPr>
                <w:rFonts w:ascii="Segoe UI Symbol" w:hAnsi="Segoe UI Symbol" w:eastAsia="Segoe UI Symbol" w:cs="Segoe UI Symbol"/>
                <w:b w:val="1"/>
                <w:bCs w:val="1"/>
                <w:noProof w:val="0"/>
                <w:color w:val="FFC000"/>
                <w:sz w:val="32"/>
                <w:szCs w:val="32"/>
                <w:lang w:val="es"/>
              </w:rPr>
              <w:t>✓</w:t>
            </w:r>
            <w:r w:rsidRPr="15E7C9A1" w:rsidR="2E79D978">
              <w:rPr>
                <w:rFonts w:ascii="Segoe UI Symbol" w:hAnsi="Segoe UI Symbol" w:eastAsia="Segoe UI Symbol" w:cs="Segoe UI Symbol"/>
                <w:b w:val="1"/>
                <w:bCs w:val="1"/>
                <w:noProof w:val="0"/>
                <w:color w:val="FFC000"/>
                <w:sz w:val="32"/>
                <w:szCs w:val="32"/>
                <w:lang w:val="es"/>
              </w:rPr>
              <w:t xml:space="preserve"> 75%</w:t>
            </w:r>
          </w:p>
        </w:tc>
      </w:tr>
    </w:tbl>
    <w:p w:rsidR="37937788" w:rsidP="4A4069D3" w:rsidRDefault="37937788" w14:paraId="67BD2AA6" w14:textId="3F98CC2D">
      <w:pPr>
        <w:pStyle w:val="Normal"/>
        <w:suppressLineNumbers w:val="0"/>
        <w:bidi w:val="0"/>
        <w:spacing w:before="0" w:beforeAutospacing="off" w:after="160" w:afterAutospacing="off" w:line="278" w:lineRule="auto"/>
        <w:ind w:left="0" w:right="0"/>
        <w:jc w:val="left"/>
      </w:pPr>
      <w:r w:rsidR="37937788">
        <w:rPr/>
        <w:t>Nota:  usuario 2 dio pasos demás, en prueba 2 y 3</w:t>
      </w:r>
    </w:p>
    <w:p w:rsidR="54F8C081" w:rsidP="4A4069D3" w:rsidRDefault="54F8C081" w14:paraId="08700B6A" w14:textId="407E9116">
      <w:pPr>
        <w:pStyle w:val="Normal"/>
      </w:pPr>
      <w:r w:rsidR="54F8C081">
        <w:rPr/>
        <w:t>Rutas correctas vs incorrectas</w:t>
      </w:r>
    </w:p>
    <w:tbl>
      <w:tblPr>
        <w:tblStyle w:val="TableGrid"/>
        <w:tblW w:w="0" w:type="auto"/>
        <w:tblLayout w:type="fixed"/>
        <w:tblLook w:val="06A0" w:firstRow="1" w:lastRow="0" w:firstColumn="1" w:lastColumn="0" w:noHBand="1" w:noVBand="1"/>
      </w:tblPr>
      <w:tblGrid>
        <w:gridCol w:w="2209"/>
        <w:gridCol w:w="2209"/>
        <w:gridCol w:w="2209"/>
      </w:tblGrid>
      <w:tr w:rsidR="4A4069D3" w:rsidTr="4A4069D3" w14:paraId="0FBF7EC1">
        <w:trPr>
          <w:trHeight w:val="300"/>
        </w:trPr>
        <w:tc>
          <w:tcPr>
            <w:tcW w:w="2209" w:type="dxa"/>
            <w:tcMar/>
          </w:tcPr>
          <w:p w:rsidR="26B25A01" w:rsidP="4A4069D3" w:rsidRDefault="26B25A01" w14:paraId="36262960" w14:textId="1C9C8EBF">
            <w:pPr>
              <w:pStyle w:val="Normal"/>
            </w:pPr>
            <w:r w:rsidR="26B25A01">
              <w:rPr/>
              <w:t>Prueba</w:t>
            </w:r>
          </w:p>
        </w:tc>
        <w:tc>
          <w:tcPr>
            <w:tcW w:w="2209" w:type="dxa"/>
            <w:tcMar/>
          </w:tcPr>
          <w:p w:rsidR="26B25A01" w:rsidP="4A4069D3" w:rsidRDefault="26B25A01" w14:paraId="00313D2F" w14:textId="2FC889DE">
            <w:pPr>
              <w:pStyle w:val="Normal"/>
            </w:pPr>
            <w:r w:rsidR="26B25A01">
              <w:rPr/>
              <w:t>Rutas correctas</w:t>
            </w:r>
          </w:p>
        </w:tc>
        <w:tc>
          <w:tcPr>
            <w:tcW w:w="2209" w:type="dxa"/>
            <w:tcMar/>
          </w:tcPr>
          <w:p w:rsidR="26B25A01" w:rsidP="4A4069D3" w:rsidRDefault="26B25A01" w14:paraId="17FAC105" w14:textId="263936AF">
            <w:pPr>
              <w:pStyle w:val="Normal"/>
            </w:pPr>
            <w:r w:rsidR="26B25A01">
              <w:rPr/>
              <w:t>Rutas con desviación</w:t>
            </w:r>
          </w:p>
        </w:tc>
      </w:tr>
      <w:tr w:rsidR="4A4069D3" w:rsidTr="4A4069D3" w14:paraId="3B54A1DE">
        <w:trPr>
          <w:trHeight w:val="300"/>
        </w:trPr>
        <w:tc>
          <w:tcPr>
            <w:tcW w:w="2209" w:type="dxa"/>
            <w:tcMar/>
          </w:tcPr>
          <w:p w:rsidR="26B25A01" w:rsidP="4A4069D3" w:rsidRDefault="26B25A01" w14:paraId="073B8A1A" w14:textId="47E08D91">
            <w:pPr>
              <w:pStyle w:val="Normal"/>
            </w:pPr>
            <w:r w:rsidR="26B25A01">
              <w:rPr/>
              <w:t>1</w:t>
            </w:r>
          </w:p>
        </w:tc>
        <w:tc>
          <w:tcPr>
            <w:tcW w:w="2209" w:type="dxa"/>
            <w:tcMar/>
          </w:tcPr>
          <w:p w:rsidR="26B25A01" w:rsidP="4A4069D3" w:rsidRDefault="26B25A01" w14:paraId="2D56ED6C" w14:textId="11E8F7C6">
            <w:pPr>
              <w:pStyle w:val="Normal"/>
            </w:pPr>
            <w:r w:rsidR="26B25A01">
              <w:rPr/>
              <w:t>2-2</w:t>
            </w:r>
          </w:p>
        </w:tc>
        <w:tc>
          <w:tcPr>
            <w:tcW w:w="2209" w:type="dxa"/>
            <w:tcMar/>
          </w:tcPr>
          <w:p w:rsidR="26B25A01" w:rsidP="4A4069D3" w:rsidRDefault="26B25A01" w14:paraId="4971D9C6" w14:textId="21A0C801">
            <w:pPr>
              <w:pStyle w:val="Normal"/>
            </w:pPr>
            <w:r w:rsidR="26B25A01">
              <w:rPr/>
              <w:t>0</w:t>
            </w:r>
          </w:p>
        </w:tc>
      </w:tr>
      <w:tr w:rsidR="4A4069D3" w:rsidTr="4A4069D3" w14:paraId="7B72459F">
        <w:trPr>
          <w:trHeight w:val="300"/>
        </w:trPr>
        <w:tc>
          <w:tcPr>
            <w:tcW w:w="2209" w:type="dxa"/>
            <w:tcMar/>
          </w:tcPr>
          <w:p w:rsidR="26B25A01" w:rsidP="4A4069D3" w:rsidRDefault="26B25A01" w14:paraId="2F832904" w14:textId="39337514">
            <w:pPr>
              <w:pStyle w:val="Normal"/>
            </w:pPr>
            <w:r w:rsidR="26B25A01">
              <w:rPr/>
              <w:t>2</w:t>
            </w:r>
          </w:p>
        </w:tc>
        <w:tc>
          <w:tcPr>
            <w:tcW w:w="2209" w:type="dxa"/>
            <w:tcMar/>
          </w:tcPr>
          <w:p w:rsidR="26B25A01" w:rsidP="4A4069D3" w:rsidRDefault="26B25A01" w14:paraId="3AAD42E4" w14:textId="458C9EE9">
            <w:pPr>
              <w:pStyle w:val="Normal"/>
            </w:pPr>
            <w:r w:rsidR="26B25A01">
              <w:rPr/>
              <w:t>1-2</w:t>
            </w:r>
          </w:p>
        </w:tc>
        <w:tc>
          <w:tcPr>
            <w:tcW w:w="2209" w:type="dxa"/>
            <w:tcMar/>
          </w:tcPr>
          <w:p w:rsidR="26B25A01" w:rsidP="4A4069D3" w:rsidRDefault="26B25A01" w14:paraId="6496DEE3" w14:textId="6EEA9D82">
            <w:pPr>
              <w:pStyle w:val="Normal"/>
            </w:pPr>
            <w:r w:rsidR="26B25A01">
              <w:rPr/>
              <w:t>1</w:t>
            </w:r>
          </w:p>
        </w:tc>
      </w:tr>
      <w:tr w:rsidR="4A4069D3" w:rsidTr="4A4069D3" w14:paraId="62EA3945">
        <w:trPr>
          <w:trHeight w:val="300"/>
        </w:trPr>
        <w:tc>
          <w:tcPr>
            <w:tcW w:w="2209" w:type="dxa"/>
            <w:tcMar/>
          </w:tcPr>
          <w:p w:rsidR="26B25A01" w:rsidP="4A4069D3" w:rsidRDefault="26B25A01" w14:paraId="03AC8B70" w14:textId="3FF0037D">
            <w:pPr>
              <w:pStyle w:val="Normal"/>
            </w:pPr>
            <w:r w:rsidR="26B25A01">
              <w:rPr/>
              <w:t>3</w:t>
            </w:r>
          </w:p>
        </w:tc>
        <w:tc>
          <w:tcPr>
            <w:tcW w:w="2209" w:type="dxa"/>
            <w:tcMar/>
          </w:tcPr>
          <w:p w:rsidR="26B25A01" w:rsidP="4A4069D3" w:rsidRDefault="26B25A01" w14:paraId="742F1A35" w14:textId="3646A5AC">
            <w:pPr>
              <w:pStyle w:val="Normal"/>
            </w:pPr>
            <w:r w:rsidR="26B25A01">
              <w:rPr/>
              <w:t>1-2</w:t>
            </w:r>
          </w:p>
        </w:tc>
        <w:tc>
          <w:tcPr>
            <w:tcW w:w="2209" w:type="dxa"/>
            <w:tcMar/>
          </w:tcPr>
          <w:p w:rsidR="26B25A01" w:rsidP="4A4069D3" w:rsidRDefault="26B25A01" w14:paraId="3017B49F" w14:textId="73CE2E92">
            <w:pPr>
              <w:pStyle w:val="Normal"/>
            </w:pPr>
            <w:r w:rsidR="26B25A01">
              <w:rPr/>
              <w:t>1</w:t>
            </w:r>
          </w:p>
        </w:tc>
      </w:tr>
    </w:tbl>
    <w:p w:rsidR="26B25A01" w:rsidP="4A4069D3" w:rsidRDefault="26B25A01" w14:paraId="78588F7C" w14:textId="2FCB9468">
      <w:pPr>
        <w:pStyle w:val="Normal"/>
        <w:ind w:left="708" w:firstLine="0"/>
      </w:pPr>
      <w:r w:rsidR="26B25A01">
        <w:rPr/>
        <w:t xml:space="preserve">Rutas sin </w:t>
      </w:r>
      <w:r w:rsidR="26B25A01">
        <w:rPr/>
        <w:t>desviación</w:t>
      </w:r>
      <w:r w:rsidR="26B25A01">
        <w:rPr/>
        <w:t>: 67%</w:t>
      </w:r>
    </w:p>
    <w:p w:rsidR="26B25A01" w:rsidP="4A4069D3" w:rsidRDefault="26B25A01" w14:paraId="4B7D5D43" w14:textId="59F3F002">
      <w:pPr>
        <w:pStyle w:val="Normal"/>
        <w:ind w:firstLine="708"/>
      </w:pPr>
      <w:r w:rsidR="26B25A01">
        <w:rPr/>
        <w:t>Rutas con desviaciones 33%</w:t>
      </w:r>
    </w:p>
    <w:p w:rsidR="4A4069D3" w:rsidP="4A4069D3" w:rsidRDefault="4A4069D3" w14:paraId="33F0E02C" w14:textId="12652819">
      <w:pPr>
        <w:pStyle w:val="Normal"/>
      </w:pPr>
      <w:r>
        <w:br/>
      </w:r>
      <w:r w:rsidR="04CDE4A2">
        <w:rPr/>
        <w:t>Tiempo Promedio de culminación</w:t>
      </w:r>
    </w:p>
    <w:tbl>
      <w:tblPr>
        <w:tblStyle w:val="TableGrid"/>
        <w:tblW w:w="0" w:type="auto"/>
        <w:tblLayout w:type="fixed"/>
        <w:tblLook w:val="06A0" w:firstRow="1" w:lastRow="0" w:firstColumn="1" w:lastColumn="0" w:noHBand="1" w:noVBand="1"/>
      </w:tblPr>
      <w:tblGrid>
        <w:gridCol w:w="2209"/>
        <w:gridCol w:w="2209"/>
        <w:gridCol w:w="2209"/>
        <w:gridCol w:w="2209"/>
      </w:tblGrid>
      <w:tr w:rsidR="4A4069D3" w:rsidTr="4A4069D3" w14:paraId="7160B6A7">
        <w:trPr>
          <w:trHeight w:val="300"/>
        </w:trPr>
        <w:tc>
          <w:tcPr>
            <w:tcW w:w="2209" w:type="dxa"/>
            <w:tcMar/>
          </w:tcPr>
          <w:p w:rsidR="6F5AA16A" w:rsidP="4A4069D3" w:rsidRDefault="6F5AA16A" w14:paraId="7F5228C3" w14:textId="78A4A2DC">
            <w:pPr>
              <w:pStyle w:val="Normal"/>
            </w:pPr>
            <w:r w:rsidR="6F5AA16A">
              <w:rPr/>
              <w:t>Prueba</w:t>
            </w:r>
          </w:p>
        </w:tc>
        <w:tc>
          <w:tcPr>
            <w:tcW w:w="2209" w:type="dxa"/>
            <w:tcMar/>
          </w:tcPr>
          <w:p w:rsidR="6F5AA16A" w:rsidP="4A4069D3" w:rsidRDefault="6F5AA16A" w14:paraId="73E90552" w14:textId="5C6EE9DC">
            <w:pPr>
              <w:pStyle w:val="Normal"/>
            </w:pPr>
            <w:r w:rsidR="6F5AA16A">
              <w:rPr/>
              <w:t>Usuario 1</w:t>
            </w:r>
          </w:p>
        </w:tc>
        <w:tc>
          <w:tcPr>
            <w:tcW w:w="2209" w:type="dxa"/>
            <w:tcMar/>
          </w:tcPr>
          <w:p w:rsidR="6F5AA16A" w:rsidP="4A4069D3" w:rsidRDefault="6F5AA16A" w14:paraId="487E4335" w14:textId="0A2AA405">
            <w:pPr>
              <w:pStyle w:val="Normal"/>
            </w:pPr>
            <w:r w:rsidR="6F5AA16A">
              <w:rPr/>
              <w:t>Usuario 2</w:t>
            </w:r>
          </w:p>
        </w:tc>
        <w:tc>
          <w:tcPr>
            <w:tcW w:w="2209" w:type="dxa"/>
            <w:tcMar/>
          </w:tcPr>
          <w:p w:rsidR="6F5AA16A" w:rsidP="4A4069D3" w:rsidRDefault="6F5AA16A" w14:paraId="7A9FF7CA" w14:textId="598A022E">
            <w:pPr>
              <w:pStyle w:val="Normal"/>
            </w:pPr>
            <w:r w:rsidR="6F5AA16A">
              <w:rPr/>
              <w:t>Promedio</w:t>
            </w:r>
          </w:p>
        </w:tc>
      </w:tr>
      <w:tr w:rsidR="4A4069D3" w:rsidTr="4A4069D3" w14:paraId="7E46F748">
        <w:trPr>
          <w:trHeight w:val="300"/>
        </w:trPr>
        <w:tc>
          <w:tcPr>
            <w:tcW w:w="2209" w:type="dxa"/>
            <w:tcMar/>
          </w:tcPr>
          <w:p w:rsidR="6F5AA16A" w:rsidP="4A4069D3" w:rsidRDefault="6F5AA16A" w14:paraId="692FD5B7" w14:textId="11B22045">
            <w:pPr>
              <w:pStyle w:val="Normal"/>
            </w:pPr>
            <w:r w:rsidR="6F5AA16A">
              <w:rPr/>
              <w:t>1</w:t>
            </w:r>
          </w:p>
        </w:tc>
        <w:tc>
          <w:tcPr>
            <w:tcW w:w="2209" w:type="dxa"/>
            <w:tcMar/>
          </w:tcPr>
          <w:p w:rsidR="6F5AA16A" w:rsidP="4A4069D3" w:rsidRDefault="6F5AA16A" w14:paraId="4C00DABF" w14:textId="71076F21">
            <w:pPr>
              <w:pStyle w:val="Normal"/>
            </w:pPr>
            <w:r w:rsidR="6F5AA16A">
              <w:rPr/>
              <w:t xml:space="preserve">8.12 </w:t>
            </w:r>
            <w:r w:rsidR="6F5AA16A">
              <w:rPr/>
              <w:t>s</w:t>
            </w:r>
          </w:p>
        </w:tc>
        <w:tc>
          <w:tcPr>
            <w:tcW w:w="2209" w:type="dxa"/>
            <w:tcMar/>
          </w:tcPr>
          <w:p w:rsidR="6F5AA16A" w:rsidP="4A4069D3" w:rsidRDefault="6F5AA16A" w14:paraId="558D4CE1" w14:textId="0E55F729">
            <w:pPr>
              <w:pStyle w:val="Normal"/>
            </w:pPr>
            <w:r w:rsidR="6F5AA16A">
              <w:rPr/>
              <w:t>16.6 s</w:t>
            </w:r>
          </w:p>
        </w:tc>
        <w:tc>
          <w:tcPr>
            <w:tcW w:w="2209" w:type="dxa"/>
            <w:tcMar/>
          </w:tcPr>
          <w:p w:rsidR="1943E8EB" w:rsidP="4A4069D3" w:rsidRDefault="1943E8EB" w14:paraId="16AAF01F" w14:textId="4E5E4CD8">
            <w:pPr>
              <w:pStyle w:val="Normal"/>
            </w:pPr>
            <w:r w:rsidR="1943E8EB">
              <w:rPr/>
              <w:t>16.56</w:t>
            </w:r>
            <w:r w:rsidR="7D937749">
              <w:rPr/>
              <w:t xml:space="preserve"> s</w:t>
            </w:r>
          </w:p>
        </w:tc>
      </w:tr>
      <w:tr w:rsidR="4A4069D3" w:rsidTr="4A4069D3" w14:paraId="47B79391">
        <w:trPr>
          <w:trHeight w:val="300"/>
        </w:trPr>
        <w:tc>
          <w:tcPr>
            <w:tcW w:w="2209" w:type="dxa"/>
            <w:tcMar/>
          </w:tcPr>
          <w:p w:rsidR="6F5AA16A" w:rsidP="4A4069D3" w:rsidRDefault="6F5AA16A" w14:paraId="24C2C2D0" w14:textId="3CC84F56">
            <w:pPr>
              <w:pStyle w:val="Normal"/>
            </w:pPr>
            <w:r w:rsidR="6F5AA16A">
              <w:rPr/>
              <w:t>2</w:t>
            </w:r>
          </w:p>
        </w:tc>
        <w:tc>
          <w:tcPr>
            <w:tcW w:w="2209" w:type="dxa"/>
            <w:tcMar/>
          </w:tcPr>
          <w:p w:rsidR="6F5AA16A" w:rsidP="4A4069D3" w:rsidRDefault="6F5AA16A" w14:paraId="66513DA8" w14:textId="0C0D4FFB">
            <w:pPr>
              <w:pStyle w:val="Normal"/>
            </w:pPr>
            <w:r w:rsidR="6F5AA16A">
              <w:rPr/>
              <w:t xml:space="preserve">19 </w:t>
            </w:r>
            <w:r w:rsidR="6F5AA16A">
              <w:rPr/>
              <w:t>s</w:t>
            </w:r>
          </w:p>
        </w:tc>
        <w:tc>
          <w:tcPr>
            <w:tcW w:w="2209" w:type="dxa"/>
            <w:tcMar/>
          </w:tcPr>
          <w:p w:rsidR="6F5AA16A" w:rsidP="4A4069D3" w:rsidRDefault="6F5AA16A" w14:paraId="0AB61D91" w14:textId="560BD9F2">
            <w:pPr>
              <w:pStyle w:val="Normal"/>
            </w:pPr>
            <w:r w:rsidR="6F5AA16A">
              <w:rPr/>
              <w:t>100 s</w:t>
            </w:r>
          </w:p>
        </w:tc>
        <w:tc>
          <w:tcPr>
            <w:tcW w:w="2209" w:type="dxa"/>
            <w:tcMar/>
          </w:tcPr>
          <w:p w:rsidR="3EBE06C3" w:rsidP="4A4069D3" w:rsidRDefault="3EBE06C3" w14:paraId="43209260" w14:textId="55D1EFD6">
            <w:pPr>
              <w:pStyle w:val="Normal"/>
            </w:pPr>
            <w:r w:rsidR="3EBE06C3">
              <w:rPr/>
              <w:t>59.5</w:t>
            </w:r>
            <w:r w:rsidR="56F6FB81">
              <w:rPr/>
              <w:t xml:space="preserve"> s</w:t>
            </w:r>
          </w:p>
        </w:tc>
      </w:tr>
      <w:tr w:rsidR="4A4069D3" w:rsidTr="4A4069D3" w14:paraId="597E8AC1">
        <w:trPr>
          <w:trHeight w:val="300"/>
        </w:trPr>
        <w:tc>
          <w:tcPr>
            <w:tcW w:w="2209" w:type="dxa"/>
            <w:tcMar/>
          </w:tcPr>
          <w:p w:rsidR="6F5AA16A" w:rsidP="4A4069D3" w:rsidRDefault="6F5AA16A" w14:paraId="35EADBF9" w14:textId="35480066">
            <w:pPr>
              <w:pStyle w:val="Normal"/>
            </w:pPr>
            <w:r w:rsidR="6F5AA16A">
              <w:rPr/>
              <w:t>3</w:t>
            </w:r>
          </w:p>
        </w:tc>
        <w:tc>
          <w:tcPr>
            <w:tcW w:w="2209" w:type="dxa"/>
            <w:tcMar/>
          </w:tcPr>
          <w:p w:rsidR="6F5AA16A" w:rsidP="4A4069D3" w:rsidRDefault="6F5AA16A" w14:paraId="35400E87" w14:textId="0132395A">
            <w:pPr>
              <w:pStyle w:val="Normal"/>
            </w:pPr>
            <w:r w:rsidR="6F5AA16A">
              <w:rPr/>
              <w:t>45 s</w:t>
            </w:r>
          </w:p>
        </w:tc>
        <w:tc>
          <w:tcPr>
            <w:tcW w:w="2209" w:type="dxa"/>
            <w:tcMar/>
          </w:tcPr>
          <w:p w:rsidR="6F5AA16A" w:rsidP="4A4069D3" w:rsidRDefault="6F5AA16A" w14:paraId="53A171A6" w14:textId="263C2258">
            <w:pPr>
              <w:pStyle w:val="Normal"/>
            </w:pPr>
            <w:r w:rsidR="6F5AA16A">
              <w:rPr/>
              <w:t>4</w:t>
            </w:r>
            <w:r w:rsidR="6669728B">
              <w:rPr/>
              <w:t>2</w:t>
            </w:r>
            <w:r w:rsidR="6F5AA16A">
              <w:rPr/>
              <w:t>.</w:t>
            </w:r>
            <w:r w:rsidR="6268FB68">
              <w:rPr/>
              <w:t>68</w:t>
            </w:r>
            <w:r w:rsidR="6F5AA16A">
              <w:rPr/>
              <w:t xml:space="preserve"> s</w:t>
            </w:r>
          </w:p>
        </w:tc>
        <w:tc>
          <w:tcPr>
            <w:tcW w:w="2209" w:type="dxa"/>
            <w:tcMar/>
          </w:tcPr>
          <w:p w:rsidR="222986D0" w:rsidP="4A4069D3" w:rsidRDefault="222986D0" w14:paraId="136FABEB" w14:textId="5CD16103">
            <w:pPr>
              <w:pStyle w:val="Normal"/>
            </w:pPr>
            <w:r w:rsidR="222986D0">
              <w:rPr/>
              <w:t>43.84 s</w:t>
            </w:r>
          </w:p>
        </w:tc>
      </w:tr>
    </w:tbl>
    <w:p w:rsidR="1F3335DD" w:rsidP="4A4069D3" w:rsidRDefault="1F3335DD" w14:paraId="2B6E87D7" w14:textId="24BB721A">
      <w:pPr>
        <w:pStyle w:val="Normal"/>
        <w:suppressLineNumbers w:val="0"/>
        <w:bidi w:val="0"/>
        <w:spacing w:before="0" w:beforeAutospacing="off" w:after="160" w:afterAutospacing="off" w:line="278" w:lineRule="auto"/>
        <w:ind w:left="0" w:right="0"/>
        <w:jc w:val="left"/>
      </w:pPr>
      <w:r w:rsidR="1F3335DD">
        <w:rPr/>
        <w:t>Tiempo promedio total: 40 segundos</w:t>
      </w:r>
    </w:p>
    <w:p w:rsidR="3149488C" w:rsidP="4A4069D3" w:rsidRDefault="3149488C" w14:paraId="74C6EC69" w14:textId="27666642">
      <w:pPr>
        <w:pStyle w:val="Normal"/>
        <w:suppressLineNumbers w:val="0"/>
        <w:bidi w:val="0"/>
        <w:spacing w:before="0" w:beforeAutospacing="off" w:after="160" w:afterAutospacing="off" w:line="278" w:lineRule="auto"/>
        <w:ind w:left="0" w:right="0"/>
        <w:jc w:val="left"/>
      </w:pPr>
      <w:r w:rsidR="3149488C">
        <w:rPr/>
        <w:t xml:space="preserve">Retrocesos:  2 casos leves del usuario 2, </w:t>
      </w:r>
      <w:r w:rsidR="736BC97A">
        <w:rPr/>
        <w:t>“</w:t>
      </w:r>
      <w:r w:rsidR="3149488C">
        <w:rPr/>
        <w:t>po</w:t>
      </w:r>
      <w:r w:rsidR="6C46E36D">
        <w:rPr/>
        <w:t xml:space="preserve">sible </w:t>
      </w:r>
      <w:r w:rsidR="52548435">
        <w:rPr/>
        <w:t>confusión</w:t>
      </w:r>
      <w:r w:rsidR="6C46E36D">
        <w:rPr/>
        <w:t xml:space="preserve"> con </w:t>
      </w:r>
      <w:r w:rsidR="2CBB13B9">
        <w:rPr/>
        <w:t>categorías</w:t>
      </w:r>
      <w:r w:rsidR="6C46E36D">
        <w:rPr/>
        <w:t>”</w:t>
      </w:r>
    </w:p>
    <w:p w:rsidR="4A4069D3" w:rsidP="4A4069D3" w:rsidRDefault="4A4069D3" w14:paraId="2D84CBDE" w14:textId="5DEB87A3">
      <w:pPr>
        <w:ind w:left="0"/>
      </w:pPr>
      <w:r>
        <w:br w:type="page"/>
      </w:r>
    </w:p>
    <w:p w:rsidR="0F3ED676" w:rsidP="4A4069D3" w:rsidRDefault="0F3ED676" w14:paraId="7EFC7192" w14:textId="4CB4CF83">
      <w:pPr>
        <w:pStyle w:val="Normal"/>
        <w:ind w:left="0"/>
      </w:pPr>
      <w:r w:rsidR="0F3ED676">
        <w:rPr/>
        <w:t>Tree-testing</w:t>
      </w:r>
      <w:r>
        <w:br/>
      </w:r>
      <w:r w:rsidR="3EE482A7">
        <w:drawing>
          <wp:inline wp14:editId="46264D7C" wp14:anchorId="22007AD1">
            <wp:extent cx="4248743" cy="3191320"/>
            <wp:effectExtent l="0" t="0" r="0" b="0"/>
            <wp:docPr id="1533805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805823" name=""/>
                    <pic:cNvPicPr/>
                  </pic:nvPicPr>
                  <pic:blipFill>
                    <a:blip xmlns:r="http://schemas.openxmlformats.org/officeDocument/2006/relationships" r:embed="rId30756163">
                      <a:extLst>
                        <a:ext xmlns:a="http://schemas.openxmlformats.org/drawingml/2006/main" uri="{28A0092B-C50C-407E-A947-70E740481C1C}">
                          <a14:useLocalDpi xmlns:a14="http://schemas.microsoft.com/office/drawing/2010/main" val="0"/>
                        </a:ext>
                      </a:extLst>
                    </a:blip>
                    <a:stretch>
                      <a:fillRect/>
                    </a:stretch>
                  </pic:blipFill>
                  <pic:spPr>
                    <a:xfrm>
                      <a:off x="0" y="0"/>
                      <a:ext cx="4248743" cy="3191320"/>
                    </a:xfrm>
                    <a:prstGeom prst="rect">
                      <a:avLst/>
                    </a:prstGeom>
                  </pic:spPr>
                </pic:pic>
              </a:graphicData>
            </a:graphic>
          </wp:inline>
        </w:drawing>
      </w:r>
      <w:r>
        <w:br/>
      </w:r>
      <w:r w:rsidR="1C6FF3D8">
        <w:rPr/>
        <w:t xml:space="preserve">Tareas: </w:t>
      </w:r>
    </w:p>
    <w:p w:rsidR="1C6FF3D8" w:rsidP="4A4069D3" w:rsidRDefault="1C6FF3D8" w14:paraId="63217929" w14:textId="2E5E9DFD">
      <w:pPr>
        <w:pStyle w:val="ListParagraph"/>
        <w:numPr>
          <w:ilvl w:val="0"/>
          <w:numId w:val="7"/>
        </w:numPr>
        <w:rPr>
          <w:sz w:val="24"/>
          <w:szCs w:val="24"/>
        </w:rPr>
      </w:pPr>
      <w:r w:rsidR="1C6FF3D8">
        <w:rPr/>
        <w:t>Agegar</w:t>
      </w:r>
      <w:r w:rsidR="1C6FF3D8">
        <w:rPr/>
        <w:t xml:space="preserve"> un nuevo producto al catálogo</w:t>
      </w:r>
    </w:p>
    <w:p w:rsidR="052F8F5D" w:rsidP="4A4069D3" w:rsidRDefault="052F8F5D" w14:paraId="0B5748B5" w14:textId="44E8EA2B">
      <w:pPr>
        <w:pStyle w:val="ListParagraph"/>
        <w:numPr>
          <w:ilvl w:val="0"/>
          <w:numId w:val="7"/>
        </w:numPr>
        <w:rPr>
          <w:sz w:val="24"/>
          <w:szCs w:val="24"/>
        </w:rPr>
      </w:pPr>
      <w:r w:rsidR="052F8F5D">
        <w:rPr/>
        <w:t>Modificar la cantidad disponible de un producto</w:t>
      </w:r>
    </w:p>
    <w:p w:rsidR="052F8F5D" w:rsidP="4A4069D3" w:rsidRDefault="052F8F5D" w14:paraId="379C2040" w14:textId="22D9C30D">
      <w:pPr>
        <w:pStyle w:val="ListParagraph"/>
        <w:numPr>
          <w:ilvl w:val="0"/>
          <w:numId w:val="7"/>
        </w:numPr>
        <w:rPr>
          <w:sz w:val="24"/>
          <w:szCs w:val="24"/>
        </w:rPr>
      </w:pPr>
      <w:r w:rsidR="052F8F5D">
        <w:rPr/>
        <w:t>Generar reporte de ventas</w:t>
      </w:r>
      <w:r>
        <w:br/>
      </w:r>
      <w:r>
        <w:br/>
      </w:r>
    </w:p>
    <w:p w:rsidR="4A4069D3" w:rsidP="4A4069D3" w:rsidRDefault="4A4069D3" w14:paraId="1EFF3473" w14:textId="1E447A6E">
      <w:pPr>
        <w:pStyle w:val="Normal"/>
        <w:ind w:left="0"/>
      </w:pPr>
    </w:p>
    <w:p w:rsidR="4A4069D3" w:rsidRDefault="4A4069D3" w14:paraId="49239D6B" w14:textId="47A18A47">
      <w:r>
        <w:br w:type="page"/>
      </w:r>
    </w:p>
    <w:p w:rsidR="51572742" w:rsidP="4A4069D3" w:rsidRDefault="51572742" w14:paraId="40CB764A" w14:textId="02F231B9">
      <w:pPr>
        <w:pStyle w:val="Normal"/>
        <w:ind w:left="0"/>
      </w:pPr>
      <w:r w:rsidR="51572742">
        <w:rPr/>
        <w:t>Usuario 1:</w:t>
      </w:r>
    </w:p>
    <w:p w:rsidR="51572742" w:rsidP="4A4069D3" w:rsidRDefault="51572742" w14:paraId="3C34DB6B" w14:textId="756E408D">
      <w:pPr>
        <w:pStyle w:val="Normal"/>
        <w:ind w:left="0"/>
      </w:pPr>
      <w:r w:rsidR="51572742">
        <w:rPr/>
        <w:t>Tarea 1:</w:t>
      </w:r>
    </w:p>
    <w:p w:rsidR="51572742" w:rsidP="4A4069D3" w:rsidRDefault="51572742" w14:paraId="7031C8B0" w14:textId="0B5C91B3">
      <w:pPr>
        <w:pStyle w:val="Normal"/>
        <w:ind w:left="0"/>
      </w:pPr>
      <w:r w:rsidR="51572742">
        <w:rPr/>
        <w:t>Camino:</w:t>
      </w:r>
      <w:r w:rsidR="276A1D97">
        <w:rPr/>
        <w:t xml:space="preserve"> Inventario/gestionar inventario/agregar producto</w:t>
      </w:r>
      <w:r>
        <w:br/>
      </w:r>
      <w:r>
        <w:tab/>
      </w:r>
      <w:r w:rsidR="51572742">
        <w:rPr/>
        <w:t>tiempo:</w:t>
      </w:r>
      <w:r w:rsidR="3C78EB17">
        <w:rPr/>
        <w:t xml:space="preserve"> 8.15 seg</w:t>
      </w:r>
      <w:r>
        <w:br/>
      </w:r>
      <w:r w:rsidR="51572742">
        <w:rPr/>
        <w:t>Tarea 2:</w:t>
      </w:r>
    </w:p>
    <w:p w:rsidR="51572742" w:rsidP="4A4069D3" w:rsidRDefault="51572742" w14:paraId="42BD971E" w14:textId="0465842C">
      <w:pPr>
        <w:pStyle w:val="Normal"/>
        <w:ind w:left="0"/>
      </w:pPr>
      <w:r w:rsidR="51572742">
        <w:rPr/>
        <w:t>Camino:</w:t>
      </w:r>
      <w:r w:rsidR="33C2B0DD">
        <w:rPr/>
        <w:t xml:space="preserve"> Inventario/gestionar inventario/editar producto, gestionar inventario/actualizar inventario/</w:t>
      </w:r>
      <w:r w:rsidR="7AF48E62">
        <w:rPr/>
        <w:t>modificar stock/</w:t>
      </w:r>
      <w:r w:rsidR="33C2B0DD">
        <w:rPr/>
        <w:t>ajustar cantidad disponible.</w:t>
      </w:r>
      <w:r>
        <w:br/>
      </w:r>
      <w:r>
        <w:tab/>
      </w:r>
      <w:r w:rsidR="51572742">
        <w:rPr/>
        <w:t>tiempo:</w:t>
      </w:r>
      <w:r w:rsidR="6C42953E">
        <w:rPr/>
        <w:t xml:space="preserve"> 10.08 seg</w:t>
      </w:r>
      <w:r>
        <w:br/>
      </w:r>
      <w:r w:rsidR="51572742">
        <w:rPr/>
        <w:t>Tarea 3:</w:t>
      </w:r>
    </w:p>
    <w:p w:rsidR="51572742" w:rsidP="4A4069D3" w:rsidRDefault="51572742" w14:paraId="69FDDA44" w14:textId="243858F2">
      <w:pPr>
        <w:pStyle w:val="Normal"/>
        <w:ind w:left="0"/>
      </w:pPr>
      <w:r w:rsidR="51572742">
        <w:rPr/>
        <w:t>Camino:</w:t>
      </w:r>
      <w:r w:rsidR="58C2D590">
        <w:rPr/>
        <w:t xml:space="preserve"> Reportes/Generar reportes de venta</w:t>
      </w:r>
      <w:r>
        <w:br/>
      </w:r>
      <w:r>
        <w:tab/>
      </w:r>
      <w:r w:rsidR="51572742">
        <w:rPr/>
        <w:t>tiempo:</w:t>
      </w:r>
      <w:r w:rsidR="44A40C33">
        <w:rPr/>
        <w:t xml:space="preserve"> 1.5 seg</w:t>
      </w:r>
    </w:p>
    <w:p w:rsidR="4A4069D3" w:rsidP="4A4069D3" w:rsidRDefault="4A4069D3" w14:paraId="0780F14E" w14:textId="304F90AA">
      <w:pPr>
        <w:pStyle w:val="Normal"/>
        <w:ind w:left="0"/>
      </w:pPr>
    </w:p>
    <w:p w:rsidR="51572742" w:rsidP="4A4069D3" w:rsidRDefault="51572742" w14:paraId="2174E79B" w14:textId="2196E9B0">
      <w:pPr>
        <w:pStyle w:val="Normal"/>
        <w:ind w:left="0"/>
      </w:pPr>
      <w:r w:rsidR="51572742">
        <w:rPr/>
        <w:t xml:space="preserve">Usuario 2: </w:t>
      </w:r>
    </w:p>
    <w:p w:rsidR="51572742" w:rsidP="4A4069D3" w:rsidRDefault="51572742" w14:paraId="28C5177B" w14:textId="756E408D">
      <w:pPr>
        <w:pStyle w:val="Normal"/>
        <w:ind w:left="0"/>
      </w:pPr>
      <w:r w:rsidR="51572742">
        <w:rPr/>
        <w:t>Tarea 1:</w:t>
      </w:r>
    </w:p>
    <w:p w:rsidR="51572742" w:rsidP="4A4069D3" w:rsidRDefault="51572742" w14:paraId="6E2E5E78" w14:textId="3BB49058">
      <w:pPr>
        <w:pStyle w:val="Normal"/>
        <w:ind w:left="0"/>
      </w:pPr>
      <w:r w:rsidR="51572742">
        <w:rPr/>
        <w:t>Camino:</w:t>
      </w:r>
      <w:r w:rsidR="23AF3468">
        <w:rPr/>
        <w:t xml:space="preserve"> Inventario/Gestionar inventario/agregar producto</w:t>
      </w:r>
      <w:r>
        <w:br/>
      </w:r>
      <w:r>
        <w:tab/>
      </w:r>
      <w:r w:rsidR="51572742">
        <w:rPr/>
        <w:t>tiempo:</w:t>
      </w:r>
      <w:r w:rsidR="405AE9E5">
        <w:rPr/>
        <w:t xml:space="preserve"> 12.98 seg</w:t>
      </w:r>
      <w:r>
        <w:br/>
      </w:r>
      <w:r w:rsidR="51572742">
        <w:rPr/>
        <w:t>Tarea 2:</w:t>
      </w:r>
    </w:p>
    <w:p w:rsidR="51572742" w:rsidP="4A4069D3" w:rsidRDefault="51572742" w14:paraId="3DD80777" w14:textId="4762D97A">
      <w:pPr>
        <w:pStyle w:val="Normal"/>
        <w:ind w:left="0"/>
      </w:pPr>
      <w:r w:rsidR="51572742">
        <w:rPr/>
        <w:t>Camino:</w:t>
      </w:r>
      <w:r w:rsidR="37E9769D">
        <w:rPr/>
        <w:t xml:space="preserve"> inventario/actualizar inventario/ajustar cantidad disponible</w:t>
      </w:r>
      <w:r>
        <w:br/>
      </w:r>
      <w:r>
        <w:tab/>
      </w:r>
      <w:r w:rsidR="51572742">
        <w:rPr/>
        <w:t>tiempo:</w:t>
      </w:r>
      <w:r w:rsidR="76B59F77">
        <w:rPr/>
        <w:t xml:space="preserve"> 12.99 seg</w:t>
      </w:r>
      <w:r>
        <w:br/>
      </w:r>
      <w:r w:rsidR="51572742">
        <w:rPr/>
        <w:t>Tarea 3:</w:t>
      </w:r>
    </w:p>
    <w:p w:rsidR="51572742" w:rsidP="4A4069D3" w:rsidRDefault="51572742" w14:paraId="2453501E" w14:textId="73F5D65C">
      <w:pPr>
        <w:pStyle w:val="Normal"/>
        <w:ind w:left="0"/>
      </w:pPr>
      <w:r w:rsidR="51572742">
        <w:rPr/>
        <w:t>Camino:</w:t>
      </w:r>
      <w:r w:rsidR="4760F89B">
        <w:rPr/>
        <w:t xml:space="preserve"> reporte/generar reporte de venta</w:t>
      </w:r>
      <w:r>
        <w:br/>
      </w:r>
      <w:r>
        <w:tab/>
      </w:r>
      <w:r w:rsidR="51572742">
        <w:rPr/>
        <w:t>tiempo:</w:t>
      </w:r>
      <w:r w:rsidR="7C31C553">
        <w:rPr/>
        <w:t xml:space="preserve"> 11.40 seg</w:t>
      </w:r>
    </w:p>
    <w:p w:rsidR="4A4069D3" w:rsidP="4A4069D3" w:rsidRDefault="4A4069D3" w14:paraId="172D7DED" w14:textId="2DDC0342">
      <w:pPr>
        <w:pStyle w:val="Normal"/>
      </w:pPr>
    </w:p>
    <w:p w:rsidR="4A4069D3" w:rsidP="4A4069D3" w:rsidRDefault="4A4069D3" w14:paraId="16A0A1EC" w14:textId="61B0B736">
      <w:pPr>
        <w:pStyle w:val="Normal"/>
      </w:pPr>
    </w:p>
    <w:p w:rsidR="4A4069D3" w:rsidP="4A4069D3" w:rsidRDefault="4A4069D3" w14:paraId="4FB18273" w14:textId="2A62D71A">
      <w:pPr>
        <w:pStyle w:val="Normal"/>
      </w:pPr>
    </w:p>
    <w:p w:rsidR="4A4069D3" w:rsidRDefault="4A4069D3" w14:paraId="61FFC508" w14:textId="008B2E97">
      <w:r>
        <w:br w:type="page"/>
      </w:r>
    </w:p>
    <w:p w:rsidR="4B4BD5A8" w:rsidP="4A4069D3" w:rsidRDefault="4B4BD5A8" w14:paraId="4DB97E57" w14:noSpellErr="1" w14:textId="2F23240F">
      <w:pPr>
        <w:pStyle w:val="Normal"/>
        <w:ind w:left="0"/>
      </w:pPr>
      <w:r w:rsidR="4B4BD5A8">
        <w:rPr/>
        <w:t>Análisis</w:t>
      </w:r>
      <w:r>
        <w:br/>
      </w:r>
      <w:r w:rsidR="203D35F7">
        <w:rPr/>
        <w:t>Tasa de exito</w:t>
      </w:r>
    </w:p>
    <w:p w:rsidR="4B4BD5A8" w:rsidP="5A3602D5" w:rsidRDefault="4B4BD5A8" w14:paraId="7F38B71D" w14:noSpellErr="1" w14:textId="6B92EBA1">
      <w:pPr>
        <w:pStyle w:val="Normal"/>
        <w:ind w:left="0" w:firstLine="708"/>
      </w:pPr>
      <w:r w:rsidR="4B4BD5A8">
        <w:rPr/>
        <w:t xml:space="preserve">Tasa de éxito general: </w:t>
      </w:r>
      <w:r w:rsidR="0AABB502">
        <w:rPr/>
        <w:t>96%</w:t>
      </w:r>
    </w:p>
    <w:tbl>
      <w:tblPr>
        <w:tblStyle w:val="TableGrid"/>
        <w:tblW w:w="6627" w:type="dxa"/>
        <w:tblLayout w:type="fixed"/>
        <w:tblLook w:val="06A0" w:firstRow="1" w:lastRow="0" w:firstColumn="1" w:lastColumn="0" w:noHBand="1" w:noVBand="1"/>
      </w:tblPr>
      <w:tblGrid>
        <w:gridCol w:w="2209"/>
        <w:gridCol w:w="2209"/>
        <w:gridCol w:w="2209"/>
      </w:tblGrid>
      <w:tr w:rsidR="4A4069D3" w:rsidTr="15E7C9A1" w14:paraId="1DA6A993">
        <w:trPr>
          <w:trHeight w:val="300"/>
        </w:trPr>
        <w:tc>
          <w:tcPr>
            <w:tcW w:w="2209" w:type="dxa"/>
            <w:tcMar/>
          </w:tcPr>
          <w:p w:rsidR="4A4069D3" w:rsidP="4A4069D3" w:rsidRDefault="4A4069D3" w14:paraId="4CF1B8B1" w14:textId="482244FC">
            <w:pPr>
              <w:pStyle w:val="Normal"/>
            </w:pPr>
            <w:r w:rsidR="4A4069D3">
              <w:rPr/>
              <w:t>Prueba</w:t>
            </w:r>
          </w:p>
        </w:tc>
        <w:tc>
          <w:tcPr>
            <w:tcW w:w="2209" w:type="dxa"/>
            <w:tcMar/>
          </w:tcPr>
          <w:p w:rsidR="4A4069D3" w:rsidP="4A4069D3" w:rsidRDefault="4A4069D3" w14:paraId="0EDEA665" w14:textId="333DA813">
            <w:pPr>
              <w:pStyle w:val="Normal"/>
            </w:pPr>
            <w:r w:rsidR="4A4069D3">
              <w:rPr/>
              <w:t>Usuario 1</w:t>
            </w:r>
          </w:p>
        </w:tc>
        <w:tc>
          <w:tcPr>
            <w:tcW w:w="2209" w:type="dxa"/>
            <w:tcMar/>
          </w:tcPr>
          <w:p w:rsidR="4A4069D3" w:rsidP="4A4069D3" w:rsidRDefault="4A4069D3" w14:paraId="15C374F0" w14:textId="13993DBF">
            <w:pPr>
              <w:pStyle w:val="Normal"/>
            </w:pPr>
            <w:r w:rsidR="4A4069D3">
              <w:rPr/>
              <w:t>Usuario 2</w:t>
            </w:r>
          </w:p>
        </w:tc>
      </w:tr>
      <w:tr w:rsidR="4A4069D3" w:rsidTr="15E7C9A1" w14:paraId="6DBA13FD">
        <w:trPr>
          <w:trHeight w:val="300"/>
        </w:trPr>
        <w:tc>
          <w:tcPr>
            <w:tcW w:w="2209" w:type="dxa"/>
            <w:tcMar/>
          </w:tcPr>
          <w:p w:rsidR="4A4069D3" w:rsidP="4A4069D3" w:rsidRDefault="4A4069D3" w14:paraId="7B72C51F" w14:textId="28D20FCC">
            <w:pPr>
              <w:pStyle w:val="Normal"/>
            </w:pPr>
            <w:r w:rsidR="4A4069D3">
              <w:rPr/>
              <w:t>1</w:t>
            </w:r>
          </w:p>
        </w:tc>
        <w:tc>
          <w:tcPr>
            <w:tcW w:w="2209" w:type="dxa"/>
            <w:tcMar/>
          </w:tcPr>
          <w:p w:rsidR="4A4069D3" w:rsidP="4A4069D3" w:rsidRDefault="4A4069D3" w14:paraId="430CB909" w14:noSpellErr="1" w14:textId="432E7D27">
            <w:pPr>
              <w:pStyle w:val="Normal"/>
              <w:rPr>
                <w:rFonts w:ascii="Aptos" w:hAnsi="Aptos" w:eastAsia="Aptos" w:cs="Aptos"/>
                <w:noProof w:val="0"/>
                <w:sz w:val="24"/>
                <w:szCs w:val="24"/>
                <w:lang w:val="es-PA"/>
              </w:rPr>
            </w:pPr>
            <w:r w:rsidRPr="5A3602D5" w:rsidR="4A4069D3">
              <w:rPr>
                <w:rFonts w:ascii="Segoe UI Symbol" w:hAnsi="Segoe UI Symbol" w:eastAsia="Segoe UI Symbol" w:cs="Segoe UI Symbol"/>
                <w:b w:val="1"/>
                <w:bCs w:val="1"/>
                <w:noProof w:val="0"/>
                <w:color w:val="00B050"/>
                <w:sz w:val="32"/>
                <w:szCs w:val="32"/>
                <w:lang w:val="es"/>
              </w:rPr>
              <w:t>✓</w:t>
            </w:r>
            <w:r w:rsidRPr="5A3602D5" w:rsidR="4FA02A95">
              <w:rPr>
                <w:rFonts w:ascii="Segoe UI Symbol" w:hAnsi="Segoe UI Symbol" w:eastAsia="Segoe UI Symbol" w:cs="Segoe UI Symbol"/>
                <w:b w:val="1"/>
                <w:bCs w:val="1"/>
                <w:noProof w:val="0"/>
                <w:color w:val="00B050"/>
                <w:sz w:val="32"/>
                <w:szCs w:val="32"/>
                <w:lang w:val="es"/>
              </w:rPr>
              <w:t xml:space="preserve"> - 100%</w:t>
            </w:r>
          </w:p>
        </w:tc>
        <w:tc>
          <w:tcPr>
            <w:tcW w:w="2209" w:type="dxa"/>
            <w:tcMar/>
          </w:tcPr>
          <w:p w:rsidR="4A4069D3" w:rsidP="4A4069D3" w:rsidRDefault="4A4069D3" w14:paraId="1ECAC9FB" w14:noSpellErr="1" w14:textId="065324C9">
            <w:pPr>
              <w:pStyle w:val="Normal"/>
              <w:rPr>
                <w:rFonts w:ascii="Aptos" w:hAnsi="Aptos" w:eastAsia="Aptos" w:cs="Aptos"/>
                <w:noProof w:val="0"/>
                <w:sz w:val="24"/>
                <w:szCs w:val="24"/>
                <w:lang w:val="es-PA"/>
              </w:rPr>
            </w:pPr>
            <w:r w:rsidRPr="5A3602D5" w:rsidR="4A4069D3">
              <w:rPr>
                <w:rFonts w:ascii="Segoe UI Symbol" w:hAnsi="Segoe UI Symbol" w:eastAsia="Segoe UI Symbol" w:cs="Segoe UI Symbol"/>
                <w:b w:val="1"/>
                <w:bCs w:val="1"/>
                <w:noProof w:val="0"/>
                <w:color w:val="00B050"/>
                <w:sz w:val="32"/>
                <w:szCs w:val="32"/>
                <w:lang w:val="es"/>
              </w:rPr>
              <w:t>✓</w:t>
            </w:r>
            <w:r w:rsidRPr="5A3602D5" w:rsidR="25CC2E42">
              <w:rPr>
                <w:rFonts w:ascii="Segoe UI Symbol" w:hAnsi="Segoe UI Symbol" w:eastAsia="Segoe UI Symbol" w:cs="Segoe UI Symbol"/>
                <w:b w:val="1"/>
                <w:bCs w:val="1"/>
                <w:noProof w:val="0"/>
                <w:color w:val="00B050"/>
                <w:sz w:val="32"/>
                <w:szCs w:val="32"/>
                <w:lang w:val="es"/>
              </w:rPr>
              <w:t xml:space="preserve"> - 100%</w:t>
            </w:r>
          </w:p>
        </w:tc>
      </w:tr>
      <w:tr w:rsidR="4A4069D3" w:rsidTr="15E7C9A1" w14:paraId="20FFFF26">
        <w:trPr>
          <w:trHeight w:val="300"/>
        </w:trPr>
        <w:tc>
          <w:tcPr>
            <w:tcW w:w="2209" w:type="dxa"/>
            <w:tcMar/>
          </w:tcPr>
          <w:p w:rsidR="4A4069D3" w:rsidP="4A4069D3" w:rsidRDefault="4A4069D3" w14:paraId="4C2AC47B" w14:textId="2274881C">
            <w:pPr>
              <w:pStyle w:val="Normal"/>
            </w:pPr>
            <w:r w:rsidR="4A4069D3">
              <w:rPr/>
              <w:t>2</w:t>
            </w:r>
          </w:p>
        </w:tc>
        <w:tc>
          <w:tcPr>
            <w:tcW w:w="2209" w:type="dxa"/>
            <w:tcMar/>
          </w:tcPr>
          <w:p w:rsidR="4A4069D3" w:rsidP="15E7C9A1" w:rsidRDefault="4A4069D3" w14:paraId="5AA634D8" w14:textId="396A9ED0" w14:noSpellErr="1">
            <w:pPr>
              <w:pStyle w:val="Normal"/>
              <w:rPr>
                <w:rFonts w:ascii="Aptos" w:hAnsi="Aptos" w:eastAsia="Aptos" w:cs="Aptos"/>
                <w:noProof w:val="0"/>
                <w:color w:val="FFC000"/>
                <w:sz w:val="24"/>
                <w:szCs w:val="24"/>
                <w:lang w:val="es-PA"/>
              </w:rPr>
            </w:pPr>
            <w:r w:rsidRPr="15E7C9A1" w:rsidR="4A4069D3">
              <w:rPr>
                <w:rFonts w:ascii="Segoe UI Symbol" w:hAnsi="Segoe UI Symbol" w:eastAsia="Segoe UI Symbol" w:cs="Segoe UI Symbol"/>
                <w:b w:val="1"/>
                <w:bCs w:val="1"/>
                <w:noProof w:val="0"/>
                <w:color w:val="FFC000"/>
                <w:sz w:val="32"/>
                <w:szCs w:val="32"/>
                <w:lang w:val="es"/>
              </w:rPr>
              <w:t>✓</w:t>
            </w:r>
            <w:r w:rsidRPr="15E7C9A1" w:rsidR="4F40F5B7">
              <w:rPr>
                <w:rFonts w:ascii="Segoe UI Symbol" w:hAnsi="Segoe UI Symbol" w:eastAsia="Segoe UI Symbol" w:cs="Segoe UI Symbol"/>
                <w:b w:val="1"/>
                <w:bCs w:val="1"/>
                <w:noProof w:val="0"/>
                <w:color w:val="FFC000"/>
                <w:sz w:val="32"/>
                <w:szCs w:val="32"/>
                <w:lang w:val="es"/>
              </w:rPr>
              <w:t xml:space="preserve"> - 75%</w:t>
            </w:r>
          </w:p>
        </w:tc>
        <w:tc>
          <w:tcPr>
            <w:tcW w:w="2209" w:type="dxa"/>
            <w:tcMar/>
          </w:tcPr>
          <w:p w:rsidR="4A4069D3" w:rsidP="4A4069D3" w:rsidRDefault="4A4069D3" w14:paraId="266367F2" w14:noSpellErr="1" w14:textId="5EE13FC2">
            <w:pPr>
              <w:pStyle w:val="Normal"/>
              <w:rPr>
                <w:rFonts w:ascii="Aptos" w:hAnsi="Aptos" w:eastAsia="Aptos" w:cs="Aptos"/>
                <w:noProof w:val="0"/>
                <w:sz w:val="24"/>
                <w:szCs w:val="24"/>
                <w:lang w:val="es-PA"/>
              </w:rPr>
            </w:pPr>
            <w:r w:rsidRPr="5A3602D5" w:rsidR="4A4069D3">
              <w:rPr>
                <w:rFonts w:ascii="Segoe UI Symbol" w:hAnsi="Segoe UI Symbol" w:eastAsia="Segoe UI Symbol" w:cs="Segoe UI Symbol"/>
                <w:b w:val="1"/>
                <w:bCs w:val="1"/>
                <w:noProof w:val="0"/>
                <w:color w:val="00B050"/>
                <w:sz w:val="32"/>
                <w:szCs w:val="32"/>
                <w:lang w:val="es"/>
              </w:rPr>
              <w:t>✓</w:t>
            </w:r>
            <w:r w:rsidRPr="5A3602D5" w:rsidR="25CC2E42">
              <w:rPr>
                <w:rFonts w:ascii="Segoe UI Symbol" w:hAnsi="Segoe UI Symbol" w:eastAsia="Segoe UI Symbol" w:cs="Segoe UI Symbol"/>
                <w:b w:val="1"/>
                <w:bCs w:val="1"/>
                <w:noProof w:val="0"/>
                <w:color w:val="00B050"/>
                <w:sz w:val="32"/>
                <w:szCs w:val="32"/>
                <w:lang w:val="es"/>
              </w:rPr>
              <w:t xml:space="preserve"> - 100%</w:t>
            </w:r>
          </w:p>
        </w:tc>
      </w:tr>
      <w:tr w:rsidR="4A4069D3" w:rsidTr="15E7C9A1" w14:paraId="1CC24287">
        <w:trPr>
          <w:trHeight w:val="300"/>
        </w:trPr>
        <w:tc>
          <w:tcPr>
            <w:tcW w:w="2209" w:type="dxa"/>
            <w:tcMar/>
          </w:tcPr>
          <w:p w:rsidR="4A4069D3" w:rsidP="4A4069D3" w:rsidRDefault="4A4069D3" w14:paraId="1EB1AE0D" w14:textId="3626B12D">
            <w:pPr>
              <w:pStyle w:val="Normal"/>
            </w:pPr>
            <w:r w:rsidR="4A4069D3">
              <w:rPr/>
              <w:t>3</w:t>
            </w:r>
          </w:p>
        </w:tc>
        <w:tc>
          <w:tcPr>
            <w:tcW w:w="2209" w:type="dxa"/>
            <w:tcMar/>
          </w:tcPr>
          <w:p w:rsidR="4A4069D3" w:rsidP="4A4069D3" w:rsidRDefault="4A4069D3" w14:paraId="07B1A5C8" w14:noSpellErr="1" w14:textId="2ED99C79">
            <w:pPr>
              <w:pStyle w:val="Normal"/>
              <w:rPr>
                <w:rFonts w:ascii="Aptos" w:hAnsi="Aptos" w:eastAsia="Aptos" w:cs="Aptos"/>
                <w:noProof w:val="0"/>
                <w:sz w:val="24"/>
                <w:szCs w:val="24"/>
                <w:lang w:val="es-PA"/>
              </w:rPr>
            </w:pPr>
            <w:r w:rsidRPr="5A3602D5" w:rsidR="4A4069D3">
              <w:rPr>
                <w:rFonts w:ascii="Segoe UI Symbol" w:hAnsi="Segoe UI Symbol" w:eastAsia="Segoe UI Symbol" w:cs="Segoe UI Symbol"/>
                <w:b w:val="1"/>
                <w:bCs w:val="1"/>
                <w:noProof w:val="0"/>
                <w:color w:val="00B050"/>
                <w:sz w:val="32"/>
                <w:szCs w:val="32"/>
                <w:lang w:val="es"/>
              </w:rPr>
              <w:t>✓</w:t>
            </w:r>
            <w:r w:rsidRPr="5A3602D5" w:rsidR="4D99F4F6">
              <w:rPr>
                <w:rFonts w:ascii="Segoe UI Symbol" w:hAnsi="Segoe UI Symbol" w:eastAsia="Segoe UI Symbol" w:cs="Segoe UI Symbol"/>
                <w:b w:val="1"/>
                <w:bCs w:val="1"/>
                <w:noProof w:val="0"/>
                <w:color w:val="00B050"/>
                <w:sz w:val="32"/>
                <w:szCs w:val="32"/>
                <w:lang w:val="es"/>
              </w:rPr>
              <w:t xml:space="preserve"> - 100%</w:t>
            </w:r>
          </w:p>
        </w:tc>
        <w:tc>
          <w:tcPr>
            <w:tcW w:w="2209" w:type="dxa"/>
            <w:tcMar/>
          </w:tcPr>
          <w:p w:rsidR="4A4069D3" w:rsidP="4A4069D3" w:rsidRDefault="4A4069D3" w14:paraId="60338FD6" w14:noSpellErr="1" w14:textId="12BC3590">
            <w:pPr>
              <w:pStyle w:val="Normal"/>
              <w:rPr>
                <w:rFonts w:ascii="Aptos" w:hAnsi="Aptos" w:eastAsia="Aptos" w:cs="Aptos"/>
                <w:noProof w:val="0"/>
                <w:sz w:val="24"/>
                <w:szCs w:val="24"/>
                <w:lang w:val="es-PA"/>
              </w:rPr>
            </w:pPr>
            <w:r w:rsidRPr="5A3602D5" w:rsidR="4A4069D3">
              <w:rPr>
                <w:rFonts w:ascii="Segoe UI Symbol" w:hAnsi="Segoe UI Symbol" w:eastAsia="Segoe UI Symbol" w:cs="Segoe UI Symbol"/>
                <w:b w:val="1"/>
                <w:bCs w:val="1"/>
                <w:noProof w:val="0"/>
                <w:color w:val="00B050"/>
                <w:sz w:val="32"/>
                <w:szCs w:val="32"/>
                <w:lang w:val="es"/>
              </w:rPr>
              <w:t>✓</w:t>
            </w:r>
            <w:r w:rsidRPr="5A3602D5" w:rsidR="426B4917">
              <w:rPr>
                <w:rFonts w:ascii="Segoe UI Symbol" w:hAnsi="Segoe UI Symbol" w:eastAsia="Segoe UI Symbol" w:cs="Segoe UI Symbol"/>
                <w:b w:val="1"/>
                <w:bCs w:val="1"/>
                <w:noProof w:val="0"/>
                <w:color w:val="00B050"/>
                <w:sz w:val="32"/>
                <w:szCs w:val="32"/>
                <w:lang w:val="es"/>
              </w:rPr>
              <w:t xml:space="preserve"> - 100%</w:t>
            </w:r>
          </w:p>
        </w:tc>
      </w:tr>
    </w:tbl>
    <w:p w:rsidR="4B4BD5A8" w:rsidP="4A4069D3" w:rsidRDefault="4B4BD5A8" w14:paraId="2443F1B5" w14:noSpellErr="1" w14:textId="22594482">
      <w:pPr>
        <w:pStyle w:val="Normal"/>
        <w:suppressLineNumbers w:val="0"/>
        <w:bidi w:val="0"/>
        <w:spacing w:before="0" w:beforeAutospacing="off" w:after="160" w:afterAutospacing="off" w:line="278" w:lineRule="auto"/>
        <w:ind w:left="0" w:right="0"/>
        <w:jc w:val="left"/>
      </w:pPr>
      <w:r w:rsidR="4B4BD5A8">
        <w:rPr/>
        <w:t xml:space="preserve">Nota:  usuario </w:t>
      </w:r>
      <w:r w:rsidR="4858BF17">
        <w:rPr/>
        <w:t xml:space="preserve">1 dio pasos de </w:t>
      </w:r>
      <w:r w:rsidR="4858BF17">
        <w:rPr/>
        <w:t>más</w:t>
      </w:r>
      <w:r w:rsidR="4858BF17">
        <w:rPr/>
        <w:t xml:space="preserve"> en la prueba 2</w:t>
      </w:r>
    </w:p>
    <w:p w:rsidR="4B4BD5A8" w:rsidP="4A4069D3" w:rsidRDefault="4B4BD5A8" w14:paraId="413C02F1" w14:textId="407E9116">
      <w:pPr>
        <w:pStyle w:val="Normal"/>
      </w:pPr>
      <w:r w:rsidR="4B4BD5A8">
        <w:rPr/>
        <w:t>Rutas correctas vs incorrectas</w:t>
      </w:r>
    </w:p>
    <w:tbl>
      <w:tblPr>
        <w:tblStyle w:val="TableGrid"/>
        <w:tblW w:w="0" w:type="auto"/>
        <w:tblLayout w:type="fixed"/>
        <w:tblLook w:val="06A0" w:firstRow="1" w:lastRow="0" w:firstColumn="1" w:lastColumn="0" w:noHBand="1" w:noVBand="1"/>
      </w:tblPr>
      <w:tblGrid>
        <w:gridCol w:w="2209"/>
        <w:gridCol w:w="2209"/>
        <w:gridCol w:w="2209"/>
      </w:tblGrid>
      <w:tr w:rsidR="4A4069D3" w:rsidTr="15E7C9A1" w14:paraId="145CDDA8">
        <w:trPr>
          <w:trHeight w:val="300"/>
        </w:trPr>
        <w:tc>
          <w:tcPr>
            <w:tcW w:w="2209" w:type="dxa"/>
            <w:tcMar/>
          </w:tcPr>
          <w:p w:rsidR="4A4069D3" w:rsidP="4A4069D3" w:rsidRDefault="4A4069D3" w14:paraId="3EEFDC43" w14:textId="1C9C8EBF">
            <w:pPr>
              <w:pStyle w:val="Normal"/>
            </w:pPr>
            <w:r w:rsidR="4A4069D3">
              <w:rPr/>
              <w:t>Prueba</w:t>
            </w:r>
          </w:p>
        </w:tc>
        <w:tc>
          <w:tcPr>
            <w:tcW w:w="2209" w:type="dxa"/>
            <w:tcMar/>
          </w:tcPr>
          <w:p w:rsidR="4A4069D3" w:rsidP="4A4069D3" w:rsidRDefault="4A4069D3" w14:paraId="7627C128" w14:textId="2FC889DE">
            <w:pPr>
              <w:pStyle w:val="Normal"/>
            </w:pPr>
            <w:r w:rsidR="4A4069D3">
              <w:rPr/>
              <w:t>Rutas correctas</w:t>
            </w:r>
          </w:p>
        </w:tc>
        <w:tc>
          <w:tcPr>
            <w:tcW w:w="2209" w:type="dxa"/>
            <w:tcMar/>
          </w:tcPr>
          <w:p w:rsidR="4A4069D3" w:rsidP="4A4069D3" w:rsidRDefault="4A4069D3" w14:paraId="4500260C" w14:textId="263936AF">
            <w:pPr>
              <w:pStyle w:val="Normal"/>
            </w:pPr>
            <w:r w:rsidR="4A4069D3">
              <w:rPr/>
              <w:t>Rutas con desviación</w:t>
            </w:r>
          </w:p>
        </w:tc>
      </w:tr>
      <w:tr w:rsidR="4A4069D3" w:rsidTr="15E7C9A1" w14:paraId="00655DCE">
        <w:trPr>
          <w:trHeight w:val="300"/>
        </w:trPr>
        <w:tc>
          <w:tcPr>
            <w:tcW w:w="2209" w:type="dxa"/>
            <w:tcMar/>
          </w:tcPr>
          <w:p w:rsidR="4A4069D3" w:rsidP="4A4069D3" w:rsidRDefault="4A4069D3" w14:paraId="2AB9CB1E" w14:textId="47E08D91">
            <w:pPr>
              <w:pStyle w:val="Normal"/>
            </w:pPr>
            <w:r w:rsidR="4A4069D3">
              <w:rPr/>
              <w:t>1</w:t>
            </w:r>
          </w:p>
        </w:tc>
        <w:tc>
          <w:tcPr>
            <w:tcW w:w="2209" w:type="dxa"/>
            <w:tcMar/>
          </w:tcPr>
          <w:p w:rsidR="4A4069D3" w:rsidP="4A4069D3" w:rsidRDefault="4A4069D3" w14:paraId="103DE327" w14:noSpellErr="1" w14:textId="3645298A">
            <w:pPr>
              <w:pStyle w:val="Normal"/>
            </w:pPr>
            <w:r w:rsidR="4FAE21D5">
              <w:rPr/>
              <w:t>2/2</w:t>
            </w:r>
          </w:p>
        </w:tc>
        <w:tc>
          <w:tcPr>
            <w:tcW w:w="2209" w:type="dxa"/>
            <w:tcMar/>
          </w:tcPr>
          <w:p w:rsidR="4A4069D3" w:rsidP="4A4069D3" w:rsidRDefault="4A4069D3" w14:paraId="77728942" w14:noSpellErr="1" w14:textId="566BA97A">
            <w:pPr>
              <w:pStyle w:val="Normal"/>
            </w:pPr>
            <w:r w:rsidR="504ACB8D">
              <w:rPr/>
              <w:t>0</w:t>
            </w:r>
          </w:p>
        </w:tc>
      </w:tr>
      <w:tr w:rsidR="4A4069D3" w:rsidTr="15E7C9A1" w14:paraId="7016FB17">
        <w:trPr>
          <w:trHeight w:val="300"/>
        </w:trPr>
        <w:tc>
          <w:tcPr>
            <w:tcW w:w="2209" w:type="dxa"/>
            <w:tcMar/>
          </w:tcPr>
          <w:p w:rsidR="4A4069D3" w:rsidP="4A4069D3" w:rsidRDefault="4A4069D3" w14:paraId="6C6BDF16" w14:textId="39337514">
            <w:pPr>
              <w:pStyle w:val="Normal"/>
            </w:pPr>
            <w:r w:rsidR="4A4069D3">
              <w:rPr/>
              <w:t>2</w:t>
            </w:r>
          </w:p>
        </w:tc>
        <w:tc>
          <w:tcPr>
            <w:tcW w:w="2209" w:type="dxa"/>
            <w:tcMar/>
          </w:tcPr>
          <w:p w:rsidR="4A4069D3" w:rsidP="4A4069D3" w:rsidRDefault="4A4069D3" w14:paraId="4AD7409D" w14:noSpellErr="1" w14:textId="3D75B1E1">
            <w:pPr>
              <w:pStyle w:val="Normal"/>
            </w:pPr>
            <w:r w:rsidR="77C8690C">
              <w:rPr/>
              <w:t>1/2</w:t>
            </w:r>
          </w:p>
        </w:tc>
        <w:tc>
          <w:tcPr>
            <w:tcW w:w="2209" w:type="dxa"/>
            <w:tcMar/>
          </w:tcPr>
          <w:p w:rsidR="4A4069D3" w:rsidP="4A4069D3" w:rsidRDefault="4A4069D3" w14:paraId="23204F11" w14:noSpellErr="1" w14:textId="0619E324">
            <w:pPr>
              <w:pStyle w:val="Normal"/>
            </w:pPr>
            <w:r w:rsidR="4440736B">
              <w:rPr/>
              <w:t>1</w:t>
            </w:r>
          </w:p>
        </w:tc>
      </w:tr>
      <w:tr w:rsidR="4A4069D3" w:rsidTr="15E7C9A1" w14:paraId="20C98949">
        <w:trPr>
          <w:trHeight w:val="300"/>
        </w:trPr>
        <w:tc>
          <w:tcPr>
            <w:tcW w:w="2209" w:type="dxa"/>
            <w:tcMar/>
          </w:tcPr>
          <w:p w:rsidR="4A4069D3" w:rsidP="4A4069D3" w:rsidRDefault="4A4069D3" w14:paraId="1A218A15" w14:textId="3FF0037D">
            <w:pPr>
              <w:pStyle w:val="Normal"/>
            </w:pPr>
            <w:r w:rsidR="4A4069D3">
              <w:rPr/>
              <w:t>3</w:t>
            </w:r>
          </w:p>
        </w:tc>
        <w:tc>
          <w:tcPr>
            <w:tcW w:w="2209" w:type="dxa"/>
            <w:tcMar/>
          </w:tcPr>
          <w:p w:rsidR="4A4069D3" w:rsidP="4A4069D3" w:rsidRDefault="4A4069D3" w14:paraId="6479C25B" w14:noSpellErr="1" w14:textId="2759F3A4">
            <w:pPr>
              <w:pStyle w:val="Normal"/>
            </w:pPr>
            <w:r w:rsidR="25EB155E">
              <w:rPr/>
              <w:t>2/2</w:t>
            </w:r>
          </w:p>
        </w:tc>
        <w:tc>
          <w:tcPr>
            <w:tcW w:w="2209" w:type="dxa"/>
            <w:tcMar/>
          </w:tcPr>
          <w:p w:rsidR="4A4069D3" w:rsidP="4A4069D3" w:rsidRDefault="4A4069D3" w14:paraId="4221900C" w14:noSpellErr="1" w14:textId="12731EAD">
            <w:pPr>
              <w:pStyle w:val="Normal"/>
            </w:pPr>
            <w:r w:rsidR="25EB155E">
              <w:rPr/>
              <w:t>0</w:t>
            </w:r>
          </w:p>
        </w:tc>
      </w:tr>
    </w:tbl>
    <w:p w:rsidR="4B4BD5A8" w:rsidP="4A4069D3" w:rsidRDefault="4B4BD5A8" w14:paraId="1874EB03" w14:noSpellErr="1" w14:textId="6F66E15D">
      <w:pPr>
        <w:pStyle w:val="Normal"/>
        <w:ind w:left="708" w:firstLine="0"/>
      </w:pPr>
      <w:r w:rsidR="4B4BD5A8">
        <w:rPr/>
        <w:t xml:space="preserve">Rutas sin desviación: </w:t>
      </w:r>
      <w:r w:rsidR="5545A544">
        <w:rPr/>
        <w:t>83</w:t>
      </w:r>
      <w:r w:rsidR="4B4BD5A8">
        <w:rPr/>
        <w:t>%</w:t>
      </w:r>
    </w:p>
    <w:p w:rsidR="4B4BD5A8" w:rsidP="4A4069D3" w:rsidRDefault="4B4BD5A8" w14:paraId="7999164D" w14:noSpellErr="1" w14:textId="0A94D33B">
      <w:pPr>
        <w:pStyle w:val="Normal"/>
        <w:ind w:firstLine="708"/>
      </w:pPr>
      <w:r w:rsidR="4B4BD5A8">
        <w:rPr/>
        <w:t xml:space="preserve">Rutas con desviaciones </w:t>
      </w:r>
      <w:r w:rsidR="1A010B60">
        <w:rPr/>
        <w:t>17</w:t>
      </w:r>
      <w:r w:rsidR="4B4BD5A8">
        <w:rPr/>
        <w:t>%</w:t>
      </w:r>
    </w:p>
    <w:p w:rsidR="4B4BD5A8" w:rsidP="4A4069D3" w:rsidRDefault="4B4BD5A8" w14:paraId="1E456ABC" w14:textId="12652819">
      <w:pPr>
        <w:pStyle w:val="Normal"/>
      </w:pPr>
      <w:r>
        <w:br/>
      </w:r>
      <w:r w:rsidR="4B4BD5A8">
        <w:rPr/>
        <w:t>Tiempo Promedio de culminación</w:t>
      </w:r>
    </w:p>
    <w:tbl>
      <w:tblPr>
        <w:tblStyle w:val="TableGrid"/>
        <w:tblW w:w="0" w:type="auto"/>
        <w:tblLayout w:type="fixed"/>
        <w:tblLook w:val="06A0" w:firstRow="1" w:lastRow="0" w:firstColumn="1" w:lastColumn="0" w:noHBand="1" w:noVBand="1"/>
      </w:tblPr>
      <w:tblGrid>
        <w:gridCol w:w="2209"/>
        <w:gridCol w:w="2209"/>
        <w:gridCol w:w="2209"/>
        <w:gridCol w:w="2209"/>
      </w:tblGrid>
      <w:tr w:rsidR="4A4069D3" w:rsidTr="5A3602D5" w14:paraId="781322E9">
        <w:trPr>
          <w:trHeight w:val="300"/>
        </w:trPr>
        <w:tc>
          <w:tcPr>
            <w:tcW w:w="2209" w:type="dxa"/>
            <w:tcMar/>
          </w:tcPr>
          <w:p w:rsidR="4A4069D3" w:rsidP="4A4069D3" w:rsidRDefault="4A4069D3" w14:paraId="20A8628F" w14:textId="78A4A2DC">
            <w:pPr>
              <w:pStyle w:val="Normal"/>
            </w:pPr>
            <w:r w:rsidR="4A4069D3">
              <w:rPr/>
              <w:t>Prueba</w:t>
            </w:r>
          </w:p>
        </w:tc>
        <w:tc>
          <w:tcPr>
            <w:tcW w:w="2209" w:type="dxa"/>
            <w:tcMar/>
          </w:tcPr>
          <w:p w:rsidR="4A4069D3" w:rsidP="4A4069D3" w:rsidRDefault="4A4069D3" w14:paraId="698675C3" w14:textId="5C6EE9DC">
            <w:pPr>
              <w:pStyle w:val="Normal"/>
            </w:pPr>
            <w:r w:rsidR="4A4069D3">
              <w:rPr/>
              <w:t>Usuario 1</w:t>
            </w:r>
          </w:p>
        </w:tc>
        <w:tc>
          <w:tcPr>
            <w:tcW w:w="2209" w:type="dxa"/>
            <w:tcMar/>
          </w:tcPr>
          <w:p w:rsidR="4A4069D3" w:rsidP="4A4069D3" w:rsidRDefault="4A4069D3" w14:paraId="0A4E3A19" w14:textId="0A2AA405">
            <w:pPr>
              <w:pStyle w:val="Normal"/>
            </w:pPr>
            <w:r w:rsidR="4A4069D3">
              <w:rPr/>
              <w:t>Usuario 2</w:t>
            </w:r>
          </w:p>
        </w:tc>
        <w:tc>
          <w:tcPr>
            <w:tcW w:w="2209" w:type="dxa"/>
            <w:tcMar/>
          </w:tcPr>
          <w:p w:rsidR="4A4069D3" w:rsidP="4A4069D3" w:rsidRDefault="4A4069D3" w14:paraId="4E4C1456" w14:textId="598A022E">
            <w:pPr>
              <w:pStyle w:val="Normal"/>
            </w:pPr>
            <w:r w:rsidR="4A4069D3">
              <w:rPr/>
              <w:t>Promedio</w:t>
            </w:r>
          </w:p>
        </w:tc>
      </w:tr>
      <w:tr w:rsidR="4A4069D3" w:rsidTr="5A3602D5" w14:paraId="6B87D212">
        <w:trPr>
          <w:trHeight w:val="300"/>
        </w:trPr>
        <w:tc>
          <w:tcPr>
            <w:tcW w:w="2209" w:type="dxa"/>
            <w:tcMar/>
          </w:tcPr>
          <w:p w:rsidR="4A4069D3" w:rsidP="4A4069D3" w:rsidRDefault="4A4069D3" w14:paraId="38B70181" w14:textId="11B22045">
            <w:pPr>
              <w:pStyle w:val="Normal"/>
            </w:pPr>
            <w:r w:rsidR="4A4069D3">
              <w:rPr/>
              <w:t>1</w:t>
            </w:r>
          </w:p>
        </w:tc>
        <w:tc>
          <w:tcPr>
            <w:tcW w:w="2209" w:type="dxa"/>
            <w:tcMar/>
          </w:tcPr>
          <w:p w:rsidR="4A4069D3" w:rsidP="4A4069D3" w:rsidRDefault="4A4069D3" w14:paraId="3D429796" w14:noSpellErr="1" w14:textId="124C2693">
            <w:pPr>
              <w:pStyle w:val="Normal"/>
            </w:pPr>
            <w:r w:rsidR="1EA1E14A">
              <w:rPr/>
              <w:t>8.15</w:t>
            </w:r>
          </w:p>
        </w:tc>
        <w:tc>
          <w:tcPr>
            <w:tcW w:w="2209" w:type="dxa"/>
            <w:tcMar/>
          </w:tcPr>
          <w:p w:rsidR="4A4069D3" w:rsidP="4A4069D3" w:rsidRDefault="4A4069D3" w14:paraId="6AC28B49" w14:noSpellErr="1" w14:textId="3C69F070">
            <w:pPr>
              <w:pStyle w:val="Normal"/>
            </w:pPr>
            <w:r w:rsidR="54DB5AD3">
              <w:rPr/>
              <w:t>12.98 s</w:t>
            </w:r>
          </w:p>
        </w:tc>
        <w:tc>
          <w:tcPr>
            <w:tcW w:w="2209" w:type="dxa"/>
            <w:tcMar/>
          </w:tcPr>
          <w:p w:rsidR="4A4069D3" w:rsidP="4A4069D3" w:rsidRDefault="4A4069D3" w14:paraId="2DEB5513" w14:noSpellErr="1" w14:textId="7B40A11B">
            <w:pPr>
              <w:pStyle w:val="Normal"/>
            </w:pPr>
            <w:r w:rsidR="54DB5AD3">
              <w:rPr/>
              <w:t>10.56 s</w:t>
            </w:r>
          </w:p>
        </w:tc>
      </w:tr>
      <w:tr w:rsidR="4A4069D3" w:rsidTr="5A3602D5" w14:paraId="0A543306">
        <w:trPr>
          <w:trHeight w:val="300"/>
        </w:trPr>
        <w:tc>
          <w:tcPr>
            <w:tcW w:w="2209" w:type="dxa"/>
            <w:tcMar/>
          </w:tcPr>
          <w:p w:rsidR="4A4069D3" w:rsidP="4A4069D3" w:rsidRDefault="4A4069D3" w14:paraId="197EC621" w14:textId="3CC84F56">
            <w:pPr>
              <w:pStyle w:val="Normal"/>
            </w:pPr>
            <w:r w:rsidR="4A4069D3">
              <w:rPr/>
              <w:t>2</w:t>
            </w:r>
          </w:p>
        </w:tc>
        <w:tc>
          <w:tcPr>
            <w:tcW w:w="2209" w:type="dxa"/>
            <w:tcMar/>
          </w:tcPr>
          <w:p w:rsidR="4A4069D3" w:rsidP="4A4069D3" w:rsidRDefault="4A4069D3" w14:paraId="4D7CCB61" w14:noSpellErr="1" w14:textId="67705719">
            <w:pPr>
              <w:pStyle w:val="Normal"/>
            </w:pPr>
            <w:r w:rsidR="7CD47B46">
              <w:rPr/>
              <w:t>10.08</w:t>
            </w:r>
          </w:p>
        </w:tc>
        <w:tc>
          <w:tcPr>
            <w:tcW w:w="2209" w:type="dxa"/>
            <w:tcMar/>
          </w:tcPr>
          <w:p w:rsidR="4A4069D3" w:rsidP="4A4069D3" w:rsidRDefault="4A4069D3" w14:paraId="38B54962" w14:noSpellErr="1" w14:textId="117DFA59">
            <w:pPr>
              <w:pStyle w:val="Normal"/>
            </w:pPr>
            <w:r w:rsidR="7191424B">
              <w:rPr/>
              <w:t>12.99 s</w:t>
            </w:r>
          </w:p>
        </w:tc>
        <w:tc>
          <w:tcPr>
            <w:tcW w:w="2209" w:type="dxa"/>
            <w:tcMar/>
          </w:tcPr>
          <w:p w:rsidR="4A4069D3" w:rsidP="4A4069D3" w:rsidRDefault="4A4069D3" w14:paraId="094AB149" w14:noSpellErr="1" w14:textId="4EA7EF21">
            <w:pPr>
              <w:pStyle w:val="Normal"/>
            </w:pPr>
            <w:r w:rsidR="383D3681">
              <w:rPr/>
              <w:t>11.53</w:t>
            </w:r>
          </w:p>
        </w:tc>
      </w:tr>
      <w:tr w:rsidR="4A4069D3" w:rsidTr="5A3602D5" w14:paraId="72DBAE72">
        <w:trPr>
          <w:trHeight w:val="300"/>
        </w:trPr>
        <w:tc>
          <w:tcPr>
            <w:tcW w:w="2209" w:type="dxa"/>
            <w:tcMar/>
          </w:tcPr>
          <w:p w:rsidR="4A4069D3" w:rsidP="4A4069D3" w:rsidRDefault="4A4069D3" w14:paraId="2FB0A108" w14:textId="35480066">
            <w:pPr>
              <w:pStyle w:val="Normal"/>
            </w:pPr>
            <w:r w:rsidR="4A4069D3">
              <w:rPr/>
              <w:t>3</w:t>
            </w:r>
          </w:p>
        </w:tc>
        <w:tc>
          <w:tcPr>
            <w:tcW w:w="2209" w:type="dxa"/>
            <w:tcMar/>
          </w:tcPr>
          <w:p w:rsidR="4A4069D3" w:rsidP="4A4069D3" w:rsidRDefault="4A4069D3" w14:paraId="11D32C0B" w14:noSpellErr="1" w14:textId="2B9901FC">
            <w:pPr>
              <w:pStyle w:val="Normal"/>
            </w:pPr>
            <w:r w:rsidR="35DCE126">
              <w:rPr/>
              <w:t xml:space="preserve">1.5 </w:t>
            </w:r>
          </w:p>
        </w:tc>
        <w:tc>
          <w:tcPr>
            <w:tcW w:w="2209" w:type="dxa"/>
            <w:tcMar/>
          </w:tcPr>
          <w:p w:rsidR="4A4069D3" w:rsidP="4A4069D3" w:rsidRDefault="4A4069D3" w14:paraId="39C98E2E" w14:noSpellErr="1" w14:textId="4C71BDBB">
            <w:pPr>
              <w:pStyle w:val="Normal"/>
            </w:pPr>
            <w:r w:rsidR="35DCE126">
              <w:rPr/>
              <w:t>11.6 s</w:t>
            </w:r>
          </w:p>
        </w:tc>
        <w:tc>
          <w:tcPr>
            <w:tcW w:w="2209" w:type="dxa"/>
            <w:tcMar/>
          </w:tcPr>
          <w:p w:rsidR="4A4069D3" w:rsidP="4A4069D3" w:rsidRDefault="4A4069D3" w14:paraId="3BC348CF" w14:noSpellErr="1" w14:textId="7CBAA552">
            <w:pPr>
              <w:pStyle w:val="Normal"/>
            </w:pPr>
            <w:r w:rsidR="14787965">
              <w:rPr/>
              <w:t>6.55</w:t>
            </w:r>
          </w:p>
        </w:tc>
      </w:tr>
    </w:tbl>
    <w:p w:rsidR="4B4BD5A8" w:rsidP="4A4069D3" w:rsidRDefault="4B4BD5A8" w14:paraId="6457FC8B" w14:noSpellErr="1" w14:textId="5B24C556">
      <w:pPr>
        <w:pStyle w:val="Normal"/>
        <w:suppressLineNumbers w:val="0"/>
        <w:bidi w:val="0"/>
        <w:spacing w:before="0" w:beforeAutospacing="off" w:after="160" w:afterAutospacing="off" w:line="278" w:lineRule="auto"/>
        <w:ind w:left="0" w:right="0"/>
        <w:jc w:val="left"/>
      </w:pPr>
      <w:r w:rsidR="4B4BD5A8">
        <w:rPr/>
        <w:t xml:space="preserve">Tiempo promedio total: </w:t>
      </w:r>
      <w:r w:rsidR="2DB20950">
        <w:rPr/>
        <w:t>9.55</w:t>
      </w:r>
      <w:r w:rsidR="4B4BD5A8">
        <w:rPr/>
        <w:t xml:space="preserve"> segundos</w:t>
      </w:r>
    </w:p>
    <w:p w:rsidR="4B4BD5A8" w:rsidP="4A4069D3" w:rsidRDefault="4B4BD5A8" w14:paraId="702A3BE0" w14:noSpellErr="1" w14:textId="5D248041">
      <w:pPr>
        <w:pStyle w:val="Normal"/>
        <w:suppressLineNumbers w:val="0"/>
        <w:bidi w:val="0"/>
        <w:spacing w:before="0" w:beforeAutospacing="off" w:after="160" w:afterAutospacing="off" w:line="278" w:lineRule="auto"/>
        <w:ind w:left="0" w:right="0"/>
        <w:jc w:val="left"/>
      </w:pPr>
      <w:r w:rsidR="4B4BD5A8">
        <w:rPr/>
        <w:t xml:space="preserve">Retrocesos:  </w:t>
      </w:r>
      <w:r w:rsidR="42289F67">
        <w:rPr/>
        <w:t>solo un retroceso en total por parte del usuario 1</w:t>
      </w:r>
    </w:p>
    <w:p w:rsidR="4A4069D3" w:rsidP="4A4069D3" w:rsidRDefault="4A4069D3" w14:paraId="0E7E2190" w14:textId="1DFE2845">
      <w:pPr>
        <w:pStyle w:val="Normal"/>
      </w:pPr>
    </w:p>
    <w:p w:rsidR="4A4069D3" w:rsidRDefault="4A4069D3" w14:paraId="17D91C6B" w14:textId="742D99C5">
      <w:r>
        <w:br w:type="page"/>
      </w:r>
    </w:p>
    <w:p w:rsidR="5EAF91E4" w:rsidP="4A4069D3" w:rsidRDefault="5EAF91E4" w14:paraId="06174CF4" w14:textId="3A2F8188">
      <w:pPr>
        <w:pStyle w:val="Normal"/>
      </w:pPr>
      <w:r w:rsidR="5EAF91E4">
        <w:rPr/>
        <w:t>Organización de contenido</w:t>
      </w:r>
    </w:p>
    <w:p w:rsidR="5EAF91E4" w:rsidP="4A4069D3" w:rsidRDefault="5EAF91E4" w14:noSpellErr="1" w14:paraId="6CA1AF21" w14:textId="0ED9C232">
      <w:pPr>
        <w:pStyle w:val="Normal"/>
      </w:pPr>
      <w:r w:rsidR="46B940D4">
        <w:rPr/>
        <w:t>Organización Híbrida: Por Categoría + Taxonomía Jerárquica + Continuum</w:t>
      </w:r>
    </w:p>
    <w:p w:rsidR="5EAF91E4" w:rsidP="4A4069D3" w:rsidRDefault="5EAF91E4" w14:paraId="451A26F5" w14:textId="37F5FC20">
      <w:pPr>
        <w:pStyle w:val="Normal"/>
      </w:pPr>
      <w:r w:rsidR="46B940D4">
        <w:rPr/>
        <w:t>Para RockStore hemos implementado una organización híbrida que combina tres sistemas complementarios: organización por categoría, taxonomía jerárquica y organización por continuum. Esta estructura responde directamente a los comportamientos observados en el card sorting y tree testing, donde los participantes agruparon naturalmente los productos por temática (instrumentos, ropa, accesorios), pero también demostraron necesidad de buscar productos usando filtros específicos.</w:t>
      </w:r>
    </w:p>
    <w:p w:rsidR="5EAF91E4" w:rsidP="4A4069D3" w:rsidRDefault="5EAF91E4" w14:paraId="09F596FF" w14:textId="1E8FCD0F">
      <w:pPr>
        <w:pStyle w:val="Normal"/>
      </w:pPr>
      <w:r w:rsidR="46B940D4">
        <w:rPr/>
        <w:t>La organización por categoría constituye el eje principal, permitiendo una agrupación intuitiva basada en la similitud de características y uso de los productos. Esta aproximación temática resulta ideal para el catálogo diversificado de merchandise rock, donde cada categoría representa una familia de productos con identidad propia. Sobre esta base, la taxonomía jerárquica introduce niveles de especificidad progresiva, guiando al usuario desde conceptos generales hacia opciones concretas mediante una relación padre-hijo lógica y escalable.</w:t>
      </w:r>
    </w:p>
    <w:p w:rsidR="5EAF91E4" w:rsidP="4A4069D3" w:rsidRDefault="5EAF91E4" w14:paraId="35413C02" w14:textId="705E7A53">
      <w:pPr>
        <w:pStyle w:val="Normal"/>
      </w:pPr>
      <w:r w:rsidR="46B940D4">
        <w:rPr/>
        <w:t>Complementariamente, la organización por continuum incorpora una dimensión cuantitativa al sistema, habilitando el filtrado por variables medibles como rangos de precio, tallas, valoraciones y fechas. Esta capa adicional responde a las necesidades transaccionales del e-commerce, donde los usuarios requieren herramientas para comparar y priorizar opciones según criterios objetivos. La sinergia entre estos tres sistemas crea una arquitectura de información robusta que satisface tanto las necesidades de exploración como las de búsqueda específica, optimizando la experiencia para distintos perfiles de usuario y contextos de uso dentro de la plataforma.</w:t>
      </w:r>
    </w:p>
    <w:p w:rsidR="5EAF91E4" w:rsidP="4A4069D3" w:rsidRDefault="5EAF91E4" w14:paraId="489AA7C6" w14:textId="2996B85A">
      <w:pPr>
        <w:pStyle w:val="Normal"/>
      </w:pPr>
    </w:p>
    <w:p w:rsidR="5EAF91E4" w:rsidP="5A3602D5" w:rsidRDefault="5EAF91E4" w14:paraId="70CD85E4" w14:textId="7F32E77E">
      <w:pPr/>
      <w:r>
        <w:br w:type="page"/>
      </w:r>
    </w:p>
    <w:p w:rsidR="5EAF91E4" w:rsidP="4A4069D3" w:rsidRDefault="5EAF91E4" w14:paraId="063F87C2" w14:textId="03E01B3B">
      <w:pPr>
        <w:pStyle w:val="Normal"/>
      </w:pPr>
      <w:r w:rsidR="5EAF91E4">
        <w:rPr/>
        <w:t>Navegación</w:t>
      </w:r>
    </w:p>
    <w:p w:rsidR="5EAF91E4" w:rsidP="4A4069D3" w:rsidRDefault="5EAF91E4" w14:noSpellErr="1" w14:paraId="39B5A636" w14:textId="5FF94181">
      <w:pPr>
        <w:pStyle w:val="Normal"/>
      </w:pPr>
      <w:r w:rsidR="6CE255B6">
        <w:rPr/>
        <w:t>Para RockStore implementaremos un sistema integral de navegación que combine siete tipos de navegación complementarios, diseñados para guiar al usuario de manera intuitiva a través de toda la experiencia de compra.</w:t>
      </w:r>
    </w:p>
    <w:p w:rsidR="5EAF91E4" w:rsidP="4A4069D3" w:rsidRDefault="5EAF91E4" w14:paraId="45D946B7" w14:textId="0C3FDCC8">
      <w:pPr>
        <w:pStyle w:val="Normal"/>
      </w:pPr>
      <w:r w:rsidR="6CE255B6">
        <w:rPr/>
        <w:t>Navegación Principal Global: Ubicada en el header superior, contendrá los enlaces esenciales: Inicio, Tienda, Carrito, Contacto y Cuenta. Esta navegación estará siempre visible y proporcionará acceso inmediato a las secciones más importantes del sitio, siguiendo el principio de priorizar el contenido según los objetivos del usuario.</w:t>
      </w:r>
    </w:p>
    <w:p w:rsidR="5EAF91E4" w:rsidP="4A4069D3" w:rsidRDefault="5EAF91E4" w14:paraId="5ACA3C51" w14:textId="01590AE3">
      <w:pPr>
        <w:pStyle w:val="Normal"/>
      </w:pPr>
      <w:r w:rsidR="6CE255B6">
        <w:rPr/>
        <w:t>Meta-navegación Contextual: Situada en la esquina superior derecha, incluirá Iniciar Sesión, Registrarse y un campo de Búsqueda. Esta separación permite desintoxicar la navegación principal de elementos funcionales que no son parte del flujo central de contenido pero que son esenciales para la experiencia de usuario.</w:t>
      </w:r>
    </w:p>
    <w:p w:rsidR="5EAF91E4" w:rsidP="4A4069D3" w:rsidRDefault="5EAF91E4" w14:paraId="1B08DA03" w14:textId="7C76A762">
      <w:pPr>
        <w:pStyle w:val="Normal"/>
      </w:pPr>
      <w:r w:rsidR="6CE255B6">
        <w:rPr/>
        <w:t>Navegación Local por Categorías: Bajo el item "Tienda" del menú principal, se desplegarán las categorías principales: Instrumentos, Ropa, Accesorios y Ofertas. Esta organización refleja directamente los resultados del card sorting donde los usuarios agruparon naturalmente los productos por temas.</w:t>
      </w:r>
    </w:p>
    <w:p w:rsidR="5EAF91E4" w:rsidP="4A4069D3" w:rsidRDefault="5EAF91E4" w14:paraId="712AA354" w14:textId="076AA406">
      <w:pPr>
        <w:pStyle w:val="Normal"/>
      </w:pPr>
      <w:r w:rsidR="6CE255B6">
        <w:rPr/>
        <w:t>Navegación Jerárquica Específica: En el sidebar o mediante menús desplegables, se mostrará la estructura completa de categorías, subcategorías, productos específicos. Esto permite una navegación progresiva de lo general a lo específico, ideal para usuarios que buscan explorar opciones dentro de una categoría determinada.</w:t>
      </w:r>
    </w:p>
    <w:p w:rsidR="5EAF91E4" w:rsidP="4A4069D3" w:rsidRDefault="5EAF91E4" w14:paraId="067E5C22" w14:textId="6FF67B23">
      <w:pPr>
        <w:pStyle w:val="Normal"/>
      </w:pPr>
      <w:r w:rsidR="6CE255B6">
        <w:rPr/>
        <w:t>Navegación Facetada por Filtros: En las páginas de categoría y resultados de búsqueda, se implementarán filtros múltiples por precio, marca, color, tamaño y características. Este sistema permite a los usuarios refinar búsquenas mediante múltiples criterios simultáneos, esencial para una tienda online con diversidad de productos.</w:t>
      </w:r>
    </w:p>
    <w:p w:rsidR="5EAF91E4" w:rsidP="4A4069D3" w:rsidRDefault="5EAF91E4" w14:paraId="27EF1AEF" w14:textId="105B01D1">
      <w:pPr>
        <w:pStyle w:val="Normal"/>
      </w:pPr>
      <w:r w:rsidR="6CE255B6">
        <w:rPr/>
        <w:t>Navegación de Pie de Página: En el footer se incluirán enlaces a información legal, datos de contacto, redes sociales y mapa del sitio. Proporciona acceso secundario a información importante sin saturar las navegaciones superiores.</w:t>
      </w:r>
    </w:p>
    <w:p w:rsidR="5EAF91E4" w:rsidP="4A4069D3" w:rsidRDefault="5EAF91E4" w14:paraId="5CA8E516" w14:textId="3961FA2A">
      <w:pPr>
        <w:pStyle w:val="Normal"/>
      </w:pPr>
      <w:r w:rsidR="6CE255B6">
        <w:rPr/>
        <w:t>Migajas de Pan (Breadcrumbs): Ubicadas bajo la navegación principal, mostrarán la ruta completa Inicio &gt; Tienda &gt; Instrumentos &gt; Guitarras. Este sistema orienta constantemente al usuario sobre su ubicación dentro de la estructura jerárquica del sitio.</w:t>
      </w:r>
    </w:p>
    <w:p w:rsidR="5EAF91E4" w:rsidP="4A4069D3" w:rsidRDefault="5EAF91E4" w14:paraId="21F93A4E" w14:textId="2612C7EB">
      <w:pPr>
        <w:pStyle w:val="Normal"/>
      </w:pPr>
    </w:p>
    <w:p w:rsidR="5EAF91E4" w:rsidP="5A3602D5" w:rsidRDefault="5EAF91E4" w14:paraId="54A6F13B" w14:textId="6E89EA3B">
      <w:pPr/>
      <w:r>
        <w:br w:type="page"/>
      </w:r>
    </w:p>
    <w:p w:rsidR="5EAF91E4" w:rsidP="4A4069D3" w:rsidRDefault="5EAF91E4" w14:paraId="299E40F3" w14:textId="13717802">
      <w:pPr>
        <w:pStyle w:val="Normal"/>
      </w:pPr>
      <w:r w:rsidR="5EAF91E4">
        <w:rPr/>
        <w:t>Prototipos de baja fidelidad</w:t>
      </w:r>
    </w:p>
    <w:p w:rsidR="009A73EB" w:rsidRDefault="009A73EB" w14:paraId="676542EB" w14:textId="77777777"/>
    <w:sectPr w:rsidR="009A73EB" w:rsidSect="000219DD">
      <w:pgSz w:w="12240" w:h="15840" w:orient="portrait"/>
      <w:pgMar w:top="1417" w:right="1701" w:bottom="1417" w:left="1701" w:header="708" w:footer="708" w:gutter="0"/>
      <w:pgBorders w:offsetFrom="page">
        <w:top w:val="thinThickSmallGap" w:color="4EA72E" w:themeColor="accent6" w:sz="24" w:space="24"/>
        <w:left w:val="thinThickSmallGap" w:color="4EA72E" w:themeColor="accent6" w:sz="24" w:space="24"/>
        <w:bottom w:val="thickThinSmallGap" w:color="4EA72E" w:themeColor="accent6" w:sz="24" w:space="24"/>
        <w:right w:val="thickThinSmallGap" w:color="4EA72E" w:themeColor="accent6" w:sz="24" w:space="24"/>
      </w:pgBorders>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5094" w:rsidP="000219DD" w:rsidRDefault="00FB5094" w14:paraId="2B17DEB7" w14:textId="77777777">
      <w:pPr>
        <w:spacing w:after="0" w:line="240" w:lineRule="auto"/>
      </w:pPr>
      <w:r>
        <w:separator/>
      </w:r>
    </w:p>
  </w:endnote>
  <w:endnote w:type="continuationSeparator" w:id="0">
    <w:p w:rsidR="00FB5094" w:rsidP="000219DD" w:rsidRDefault="00FB5094" w14:paraId="05CE04F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5094" w:rsidP="000219DD" w:rsidRDefault="00FB5094" w14:paraId="5C373FC8" w14:textId="77777777">
      <w:pPr>
        <w:spacing w:after="0" w:line="240" w:lineRule="auto"/>
      </w:pPr>
      <w:r>
        <w:separator/>
      </w:r>
    </w:p>
  </w:footnote>
  <w:footnote w:type="continuationSeparator" w:id="0">
    <w:p w:rsidR="00FB5094" w:rsidP="000219DD" w:rsidRDefault="00FB5094" w14:paraId="087E06A3"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lDKgUuHf8C/bKh" int2:id="eOlYayMk">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587298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fa685eb"/>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
    <w:nsid w:val="ccdcf4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2efaa4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aa342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468B7A85"/>
    <w:multiLevelType w:val="multilevel"/>
    <w:tmpl w:val="1E808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FF63C9"/>
    <w:multiLevelType w:val="multilevel"/>
    <w:tmpl w:val="C0F881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61B2EA0"/>
    <w:multiLevelType w:val="multilevel"/>
    <w:tmpl w:val="F3CCA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8">
    <w:abstractNumId w:val="7"/>
  </w:num>
  <w:num w:numId="7">
    <w:abstractNumId w:val="6"/>
  </w:num>
  <w:num w:numId="6">
    <w:abstractNumId w:val="5"/>
  </w:num>
  <w:num w:numId="5">
    <w:abstractNumId w:val="4"/>
  </w:num>
  <w:num w:numId="4">
    <w:abstractNumId w:val="3"/>
  </w:num>
  <w:num w:numId="1" w16cid:durableId="1305546024">
    <w:abstractNumId w:val="0"/>
  </w:num>
  <w:num w:numId="2" w16cid:durableId="1767651619">
    <w:abstractNumId w:val="2"/>
  </w:num>
  <w:num w:numId="3" w16cid:durableId="7751742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ISTOFER JIMENEZ">
    <w15:presenceInfo w15:providerId="AD" w15:userId="S::cristofer.jimenez@utp.ac.pa::d89e3303-f7a3-4b5f-b5d8-d8ceaae176c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9DD"/>
    <w:rsid w:val="000219DD"/>
    <w:rsid w:val="00084C0B"/>
    <w:rsid w:val="001620C8"/>
    <w:rsid w:val="00264747"/>
    <w:rsid w:val="00271E0F"/>
    <w:rsid w:val="002B6804"/>
    <w:rsid w:val="002C6F40"/>
    <w:rsid w:val="003A699A"/>
    <w:rsid w:val="003E3D57"/>
    <w:rsid w:val="004C539E"/>
    <w:rsid w:val="0077705A"/>
    <w:rsid w:val="00777255"/>
    <w:rsid w:val="007B1F0D"/>
    <w:rsid w:val="00844BA5"/>
    <w:rsid w:val="00935F63"/>
    <w:rsid w:val="009A73EB"/>
    <w:rsid w:val="00A872F8"/>
    <w:rsid w:val="00AF21EA"/>
    <w:rsid w:val="00AF4B8E"/>
    <w:rsid w:val="00B176A5"/>
    <w:rsid w:val="00EE023C"/>
    <w:rsid w:val="00FB5094"/>
    <w:rsid w:val="01409AC6"/>
    <w:rsid w:val="02881425"/>
    <w:rsid w:val="02CBF083"/>
    <w:rsid w:val="03142F34"/>
    <w:rsid w:val="04CDE4A2"/>
    <w:rsid w:val="04ED4892"/>
    <w:rsid w:val="052F8F5D"/>
    <w:rsid w:val="06929B83"/>
    <w:rsid w:val="07D36EA9"/>
    <w:rsid w:val="08DABA9F"/>
    <w:rsid w:val="0A2418F8"/>
    <w:rsid w:val="0A99C825"/>
    <w:rsid w:val="0AABB502"/>
    <w:rsid w:val="0CFF1E7C"/>
    <w:rsid w:val="0D214D3C"/>
    <w:rsid w:val="0DB14DD0"/>
    <w:rsid w:val="0E15F10C"/>
    <w:rsid w:val="0E341AC3"/>
    <w:rsid w:val="0F3ED676"/>
    <w:rsid w:val="0F6B344B"/>
    <w:rsid w:val="0FF62C46"/>
    <w:rsid w:val="113C79F8"/>
    <w:rsid w:val="11E1CCEC"/>
    <w:rsid w:val="1255F6D3"/>
    <w:rsid w:val="12BE68B0"/>
    <w:rsid w:val="137667BE"/>
    <w:rsid w:val="13B23782"/>
    <w:rsid w:val="13E891A2"/>
    <w:rsid w:val="142BB988"/>
    <w:rsid w:val="14535E7D"/>
    <w:rsid w:val="14787965"/>
    <w:rsid w:val="14A6AFDB"/>
    <w:rsid w:val="14CC267B"/>
    <w:rsid w:val="15E7C9A1"/>
    <w:rsid w:val="16D9274E"/>
    <w:rsid w:val="1788AEB9"/>
    <w:rsid w:val="17AA339F"/>
    <w:rsid w:val="1880E65A"/>
    <w:rsid w:val="19357C7E"/>
    <w:rsid w:val="1943E8EB"/>
    <w:rsid w:val="1950C74B"/>
    <w:rsid w:val="19762700"/>
    <w:rsid w:val="1A010B60"/>
    <w:rsid w:val="1A0C592D"/>
    <w:rsid w:val="1BD05920"/>
    <w:rsid w:val="1C6FF3D8"/>
    <w:rsid w:val="1D73576B"/>
    <w:rsid w:val="1DB1A351"/>
    <w:rsid w:val="1E04FFA1"/>
    <w:rsid w:val="1E8C56FC"/>
    <w:rsid w:val="1EA1E14A"/>
    <w:rsid w:val="1ECDC596"/>
    <w:rsid w:val="1F3335DD"/>
    <w:rsid w:val="203D35F7"/>
    <w:rsid w:val="2089E947"/>
    <w:rsid w:val="209D25B8"/>
    <w:rsid w:val="20EDA854"/>
    <w:rsid w:val="21302762"/>
    <w:rsid w:val="215E61AA"/>
    <w:rsid w:val="21AB3E6D"/>
    <w:rsid w:val="21DC552E"/>
    <w:rsid w:val="222986D0"/>
    <w:rsid w:val="228E9FE3"/>
    <w:rsid w:val="22CF8D84"/>
    <w:rsid w:val="23243506"/>
    <w:rsid w:val="23406888"/>
    <w:rsid w:val="23AF3468"/>
    <w:rsid w:val="23F15161"/>
    <w:rsid w:val="240355FC"/>
    <w:rsid w:val="25012E9F"/>
    <w:rsid w:val="25109D74"/>
    <w:rsid w:val="25B7C82A"/>
    <w:rsid w:val="25CC2E42"/>
    <w:rsid w:val="25EB155E"/>
    <w:rsid w:val="25F657C9"/>
    <w:rsid w:val="25F6DA8F"/>
    <w:rsid w:val="260FC50C"/>
    <w:rsid w:val="2632C923"/>
    <w:rsid w:val="266A2641"/>
    <w:rsid w:val="26B25A01"/>
    <w:rsid w:val="26EB7E20"/>
    <w:rsid w:val="276405E0"/>
    <w:rsid w:val="276A1D97"/>
    <w:rsid w:val="27816397"/>
    <w:rsid w:val="27889EA2"/>
    <w:rsid w:val="280CC7EF"/>
    <w:rsid w:val="2833FE8E"/>
    <w:rsid w:val="28D21F49"/>
    <w:rsid w:val="2A5AD35E"/>
    <w:rsid w:val="2A69696D"/>
    <w:rsid w:val="2A9EE277"/>
    <w:rsid w:val="2BA66CF9"/>
    <w:rsid w:val="2BC31448"/>
    <w:rsid w:val="2CBB13B9"/>
    <w:rsid w:val="2DB20950"/>
    <w:rsid w:val="2E79D978"/>
    <w:rsid w:val="2F7D9F72"/>
    <w:rsid w:val="30D0F59C"/>
    <w:rsid w:val="3149488C"/>
    <w:rsid w:val="316D33C1"/>
    <w:rsid w:val="317D5552"/>
    <w:rsid w:val="319E9D91"/>
    <w:rsid w:val="3285A9AA"/>
    <w:rsid w:val="32D987E1"/>
    <w:rsid w:val="33C2B0DD"/>
    <w:rsid w:val="34C0DEF5"/>
    <w:rsid w:val="35DCE126"/>
    <w:rsid w:val="37937788"/>
    <w:rsid w:val="37E9769D"/>
    <w:rsid w:val="383D3681"/>
    <w:rsid w:val="3956394F"/>
    <w:rsid w:val="3AB6C66D"/>
    <w:rsid w:val="3C0D9D30"/>
    <w:rsid w:val="3C78EB17"/>
    <w:rsid w:val="3C9A85D1"/>
    <w:rsid w:val="3CBC317F"/>
    <w:rsid w:val="3DEF256C"/>
    <w:rsid w:val="3E50AAAE"/>
    <w:rsid w:val="3EBE06C3"/>
    <w:rsid w:val="3EE482A7"/>
    <w:rsid w:val="3F814553"/>
    <w:rsid w:val="402F4107"/>
    <w:rsid w:val="405AE9E5"/>
    <w:rsid w:val="4086C06D"/>
    <w:rsid w:val="40EBCD92"/>
    <w:rsid w:val="4130C3C1"/>
    <w:rsid w:val="42289F67"/>
    <w:rsid w:val="426B4917"/>
    <w:rsid w:val="42F7CC49"/>
    <w:rsid w:val="436BEA8B"/>
    <w:rsid w:val="4440736B"/>
    <w:rsid w:val="4451F482"/>
    <w:rsid w:val="44A40C33"/>
    <w:rsid w:val="44B9BB55"/>
    <w:rsid w:val="45DE9574"/>
    <w:rsid w:val="46900C61"/>
    <w:rsid w:val="46B940D4"/>
    <w:rsid w:val="4760F89B"/>
    <w:rsid w:val="4774C3E5"/>
    <w:rsid w:val="48373AD6"/>
    <w:rsid w:val="4858BF17"/>
    <w:rsid w:val="48CCEEDD"/>
    <w:rsid w:val="49BE91D4"/>
    <w:rsid w:val="4A4069D3"/>
    <w:rsid w:val="4B4BD5A8"/>
    <w:rsid w:val="4B8F1A60"/>
    <w:rsid w:val="4CB6BF51"/>
    <w:rsid w:val="4CE8D664"/>
    <w:rsid w:val="4D99F4F6"/>
    <w:rsid w:val="4DC34594"/>
    <w:rsid w:val="4EAB2D8D"/>
    <w:rsid w:val="4EEA1221"/>
    <w:rsid w:val="4F12978D"/>
    <w:rsid w:val="4F40F5B7"/>
    <w:rsid w:val="4FA02A95"/>
    <w:rsid w:val="4FAE21D5"/>
    <w:rsid w:val="50191B8B"/>
    <w:rsid w:val="504ACB8D"/>
    <w:rsid w:val="51474410"/>
    <w:rsid w:val="51572742"/>
    <w:rsid w:val="5197DB0E"/>
    <w:rsid w:val="52548435"/>
    <w:rsid w:val="52A85A3F"/>
    <w:rsid w:val="52A9717B"/>
    <w:rsid w:val="530CE0FA"/>
    <w:rsid w:val="54DB5AD3"/>
    <w:rsid w:val="54F8C081"/>
    <w:rsid w:val="5545A544"/>
    <w:rsid w:val="55ACAB75"/>
    <w:rsid w:val="56225484"/>
    <w:rsid w:val="56B2905B"/>
    <w:rsid w:val="56F6FB81"/>
    <w:rsid w:val="57D05644"/>
    <w:rsid w:val="58578DFB"/>
    <w:rsid w:val="58C2D590"/>
    <w:rsid w:val="5A3602D5"/>
    <w:rsid w:val="5A74FFBC"/>
    <w:rsid w:val="5B1A06B4"/>
    <w:rsid w:val="5D6EA589"/>
    <w:rsid w:val="5EAE8C22"/>
    <w:rsid w:val="5EAF91E4"/>
    <w:rsid w:val="5F9D75AC"/>
    <w:rsid w:val="603D32CE"/>
    <w:rsid w:val="609CE907"/>
    <w:rsid w:val="611AE64B"/>
    <w:rsid w:val="617620BB"/>
    <w:rsid w:val="618E1FB6"/>
    <w:rsid w:val="6268FB68"/>
    <w:rsid w:val="62B91BA3"/>
    <w:rsid w:val="631BE430"/>
    <w:rsid w:val="6376BFDB"/>
    <w:rsid w:val="639942D3"/>
    <w:rsid w:val="63A9DEB1"/>
    <w:rsid w:val="65013C84"/>
    <w:rsid w:val="650656CC"/>
    <w:rsid w:val="660A08A6"/>
    <w:rsid w:val="6669728B"/>
    <w:rsid w:val="66FD11CE"/>
    <w:rsid w:val="67098648"/>
    <w:rsid w:val="6744FC29"/>
    <w:rsid w:val="678F9C81"/>
    <w:rsid w:val="67BD4A67"/>
    <w:rsid w:val="685A18A3"/>
    <w:rsid w:val="6897FA40"/>
    <w:rsid w:val="69178DB3"/>
    <w:rsid w:val="691A2455"/>
    <w:rsid w:val="6A273280"/>
    <w:rsid w:val="6A869E9A"/>
    <w:rsid w:val="6B3DAFBD"/>
    <w:rsid w:val="6BB6F648"/>
    <w:rsid w:val="6C3C7F81"/>
    <w:rsid w:val="6C42953E"/>
    <w:rsid w:val="6C46E36D"/>
    <w:rsid w:val="6CE255B6"/>
    <w:rsid w:val="6E414D61"/>
    <w:rsid w:val="6E88FCC9"/>
    <w:rsid w:val="6EA7AAD9"/>
    <w:rsid w:val="6EFA5A4D"/>
    <w:rsid w:val="6F5AA16A"/>
    <w:rsid w:val="70A2A1B4"/>
    <w:rsid w:val="7191424B"/>
    <w:rsid w:val="723E5E99"/>
    <w:rsid w:val="7300FCCA"/>
    <w:rsid w:val="736BC97A"/>
    <w:rsid w:val="73B561F4"/>
    <w:rsid w:val="744F6416"/>
    <w:rsid w:val="74D4B498"/>
    <w:rsid w:val="76B59F77"/>
    <w:rsid w:val="770F267C"/>
    <w:rsid w:val="7735722D"/>
    <w:rsid w:val="77C8690C"/>
    <w:rsid w:val="7A875663"/>
    <w:rsid w:val="7AF48E62"/>
    <w:rsid w:val="7B7825C1"/>
    <w:rsid w:val="7C0314CE"/>
    <w:rsid w:val="7C31C553"/>
    <w:rsid w:val="7CD47B46"/>
    <w:rsid w:val="7D937749"/>
    <w:rsid w:val="7F4DA373"/>
    <w:rsid w:val="7F53CA1F"/>
    <w:rsid w:val="7F65C5B7"/>
    <w:rsid w:val="7F67E7F1"/>
  </w:rsids>
  <m:mathPr>
    <m:mathFont m:val="Cambria Math"/>
    <m:brkBin m:val="before"/>
    <m:brkBinSub m:val="--"/>
    <m:smallFrac m:val="0"/>
    <m:dispDef/>
    <m:lMargin m:val="0"/>
    <m:rMargin m:val="0"/>
    <m:defJc m:val="centerGroup"/>
    <m:wrapIndent m:val="1440"/>
    <m:intLim m:val="subSup"/>
    <m:naryLim m:val="undOvr"/>
  </m:mathPr>
  <w:themeFontLang w:val="es-P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186A5"/>
  <w15:chartTrackingRefBased/>
  <w15:docId w15:val="{63DD05A4-A43F-4387-BDD5-08D141387C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219D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9D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9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9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9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9D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19D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219D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219D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219D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219D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219D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219D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219D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219DD"/>
    <w:rPr>
      <w:rFonts w:eastAsiaTheme="majorEastAsia" w:cstheme="majorBidi"/>
      <w:color w:val="272727" w:themeColor="text1" w:themeTint="D8"/>
    </w:rPr>
  </w:style>
  <w:style w:type="paragraph" w:styleId="Title">
    <w:name w:val="Title"/>
    <w:basedOn w:val="Normal"/>
    <w:next w:val="Normal"/>
    <w:link w:val="TitleChar"/>
    <w:uiPriority w:val="10"/>
    <w:qFormat/>
    <w:rsid w:val="000219D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219D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219D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21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9DD"/>
    <w:pPr>
      <w:spacing w:before="160"/>
      <w:jc w:val="center"/>
    </w:pPr>
    <w:rPr>
      <w:i/>
      <w:iCs/>
      <w:color w:val="404040" w:themeColor="text1" w:themeTint="BF"/>
    </w:rPr>
  </w:style>
  <w:style w:type="character" w:styleId="QuoteChar" w:customStyle="1">
    <w:name w:val="Quote Char"/>
    <w:basedOn w:val="DefaultParagraphFont"/>
    <w:link w:val="Quote"/>
    <w:uiPriority w:val="29"/>
    <w:rsid w:val="000219DD"/>
    <w:rPr>
      <w:i/>
      <w:iCs/>
      <w:color w:val="404040" w:themeColor="text1" w:themeTint="BF"/>
    </w:rPr>
  </w:style>
  <w:style w:type="paragraph" w:styleId="ListParagraph">
    <w:name w:val="List Paragraph"/>
    <w:basedOn w:val="Normal"/>
    <w:uiPriority w:val="34"/>
    <w:qFormat/>
    <w:rsid w:val="000219DD"/>
    <w:pPr>
      <w:ind w:left="720"/>
      <w:contextualSpacing/>
    </w:pPr>
  </w:style>
  <w:style w:type="character" w:styleId="IntenseEmphasis">
    <w:name w:val="Intense Emphasis"/>
    <w:basedOn w:val="DefaultParagraphFont"/>
    <w:uiPriority w:val="21"/>
    <w:qFormat/>
    <w:rsid w:val="000219DD"/>
    <w:rPr>
      <w:i/>
      <w:iCs/>
      <w:color w:val="0F4761" w:themeColor="accent1" w:themeShade="BF"/>
    </w:rPr>
  </w:style>
  <w:style w:type="paragraph" w:styleId="IntenseQuote">
    <w:name w:val="Intense Quote"/>
    <w:basedOn w:val="Normal"/>
    <w:next w:val="Normal"/>
    <w:link w:val="IntenseQuoteChar"/>
    <w:uiPriority w:val="30"/>
    <w:qFormat/>
    <w:rsid w:val="000219D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219DD"/>
    <w:rPr>
      <w:i/>
      <w:iCs/>
      <w:color w:val="0F4761" w:themeColor="accent1" w:themeShade="BF"/>
    </w:rPr>
  </w:style>
  <w:style w:type="character" w:styleId="IntenseReference">
    <w:name w:val="Intense Reference"/>
    <w:basedOn w:val="DefaultParagraphFont"/>
    <w:uiPriority w:val="32"/>
    <w:qFormat/>
    <w:rsid w:val="000219DD"/>
    <w:rPr>
      <w:b/>
      <w:bCs/>
      <w:smallCaps/>
      <w:color w:val="0F4761" w:themeColor="accent1" w:themeShade="BF"/>
      <w:spacing w:val="5"/>
    </w:rPr>
  </w:style>
  <w:style w:type="paragraph" w:styleId="paragraph" w:customStyle="1">
    <w:name w:val="paragraph"/>
    <w:basedOn w:val="Normal"/>
    <w:rsid w:val="000219DD"/>
    <w:pPr>
      <w:spacing w:before="100" w:beforeAutospacing="1" w:after="100" w:afterAutospacing="1" w:line="240" w:lineRule="auto"/>
    </w:pPr>
    <w:rPr>
      <w:rFonts w:ascii="Times New Roman" w:hAnsi="Times New Roman" w:eastAsia="Times New Roman" w:cs="Times New Roman"/>
      <w:kern w:val="0"/>
      <w:lang w:eastAsia="es-PA"/>
      <w14:ligatures w14:val="none"/>
    </w:rPr>
  </w:style>
  <w:style w:type="character" w:styleId="wacimagecontainer" w:customStyle="1">
    <w:name w:val="wacimagecontainer"/>
    <w:basedOn w:val="DefaultParagraphFont"/>
    <w:rsid w:val="000219DD"/>
  </w:style>
  <w:style w:type="character" w:styleId="contentcontrolboundarysink" w:customStyle="1">
    <w:name w:val="contentcontrolboundarysink"/>
    <w:basedOn w:val="DefaultParagraphFont"/>
    <w:rsid w:val="000219DD"/>
  </w:style>
  <w:style w:type="character" w:styleId="normaltextrun" w:customStyle="1">
    <w:name w:val="normaltextrun"/>
    <w:basedOn w:val="DefaultParagraphFont"/>
    <w:rsid w:val="000219DD"/>
  </w:style>
  <w:style w:type="character" w:styleId="eop" w:customStyle="1">
    <w:name w:val="eop"/>
    <w:basedOn w:val="DefaultParagraphFont"/>
    <w:rsid w:val="000219DD"/>
  </w:style>
  <w:style w:type="paragraph" w:styleId="Header">
    <w:name w:val="header"/>
    <w:basedOn w:val="Normal"/>
    <w:link w:val="HeaderChar"/>
    <w:uiPriority w:val="99"/>
    <w:unhideWhenUsed/>
    <w:rsid w:val="000219DD"/>
    <w:pPr>
      <w:tabs>
        <w:tab w:val="center" w:pos="4419"/>
        <w:tab w:val="right" w:pos="8838"/>
      </w:tabs>
      <w:spacing w:after="0" w:line="240" w:lineRule="auto"/>
    </w:pPr>
  </w:style>
  <w:style w:type="character" w:styleId="HeaderChar" w:customStyle="1">
    <w:name w:val="Header Char"/>
    <w:basedOn w:val="DefaultParagraphFont"/>
    <w:link w:val="Header"/>
    <w:uiPriority w:val="99"/>
    <w:rsid w:val="000219DD"/>
  </w:style>
  <w:style w:type="paragraph" w:styleId="Footer">
    <w:name w:val="footer"/>
    <w:basedOn w:val="Normal"/>
    <w:link w:val="FooterChar"/>
    <w:uiPriority w:val="99"/>
    <w:unhideWhenUsed/>
    <w:rsid w:val="000219DD"/>
    <w:pPr>
      <w:tabs>
        <w:tab w:val="center" w:pos="4419"/>
        <w:tab w:val="right" w:pos="8838"/>
      </w:tabs>
      <w:spacing w:after="0" w:line="240" w:lineRule="auto"/>
    </w:pPr>
  </w:style>
  <w:style w:type="character" w:styleId="FooterChar" w:customStyle="1">
    <w:name w:val="Footer Char"/>
    <w:basedOn w:val="DefaultParagraphFont"/>
    <w:link w:val="Footer"/>
    <w:uiPriority w:val="99"/>
    <w:rsid w:val="000219DD"/>
  </w:style>
  <w:style w:type="paragraph" w:styleId="Revision">
    <w:name w:val="Revision"/>
    <w:hidden/>
    <w:uiPriority w:val="99"/>
    <w:semiHidden/>
    <w:rsid w:val="009A73EB"/>
    <w:pPr>
      <w:spacing w:after="0" w:line="240" w:lineRule="auto"/>
    </w:pPr>
  </w:style>
  <w:style w:type="character" w:styleId="CommentReference">
    <w:name w:val="annotation reference"/>
    <w:basedOn w:val="DefaultParagraphFont"/>
    <w:uiPriority w:val="99"/>
    <w:semiHidden/>
    <w:unhideWhenUsed/>
    <w:rsid w:val="00935F63"/>
    <w:rPr>
      <w:sz w:val="16"/>
      <w:szCs w:val="16"/>
    </w:rPr>
  </w:style>
  <w:style w:type="paragraph" w:styleId="CommentText">
    <w:name w:val="annotation text"/>
    <w:basedOn w:val="Normal"/>
    <w:link w:val="CommentTextChar"/>
    <w:uiPriority w:val="99"/>
    <w:unhideWhenUsed/>
    <w:rsid w:val="00935F63"/>
    <w:pPr>
      <w:spacing w:line="240" w:lineRule="auto"/>
    </w:pPr>
    <w:rPr>
      <w:sz w:val="20"/>
      <w:szCs w:val="20"/>
    </w:rPr>
  </w:style>
  <w:style w:type="character" w:styleId="CommentTextChar" w:customStyle="1">
    <w:name w:val="Comment Text Char"/>
    <w:basedOn w:val="DefaultParagraphFont"/>
    <w:link w:val="CommentText"/>
    <w:uiPriority w:val="99"/>
    <w:rsid w:val="00935F63"/>
    <w:rPr>
      <w:sz w:val="20"/>
      <w:szCs w:val="20"/>
    </w:rPr>
  </w:style>
  <w:style w:type="paragraph" w:styleId="CommentSubject">
    <w:name w:val="annotation subject"/>
    <w:basedOn w:val="CommentText"/>
    <w:next w:val="CommentText"/>
    <w:link w:val="CommentSubjectChar"/>
    <w:uiPriority w:val="99"/>
    <w:semiHidden/>
    <w:unhideWhenUsed/>
    <w:rsid w:val="00935F63"/>
    <w:rPr>
      <w:b/>
      <w:bCs/>
    </w:rPr>
  </w:style>
  <w:style w:type="character" w:styleId="CommentSubjectChar" w:customStyle="1">
    <w:name w:val="Comment Subject Char"/>
    <w:basedOn w:val="CommentTextChar"/>
    <w:link w:val="CommentSubject"/>
    <w:uiPriority w:val="99"/>
    <w:semiHidden/>
    <w:rsid w:val="00935F63"/>
    <w:rPr>
      <w:b/>
      <w:bCs/>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1.png" Id="rId7" /><Relationship Type="http://schemas.microsoft.com/office/2016/09/relationships/commentsIds" Target="commentsIds.xml" Id="rId12" /><Relationship Type="http://schemas.microsoft.com/office/2011/relationships/people" Target="people.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microsoft.com/office/2011/relationships/commentsExtended" Target="commentsExtended.xml" Id="rId11"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image" Target="/media/image.jpg" Id="rId110029618" /><Relationship Type="http://schemas.openxmlformats.org/officeDocument/2006/relationships/image" Target="/media/image6.png" Id="rId599383330" /><Relationship Type="http://schemas.openxmlformats.org/officeDocument/2006/relationships/image" Target="/media/image7.png" Id="rId30756163" /><Relationship Type="http://schemas.microsoft.com/office/2020/10/relationships/intelligence" Target="intelligence2.xml" Id="Rcda7bb13107442a5" /><Relationship Type="http://schemas.openxmlformats.org/officeDocument/2006/relationships/image" Target="/media/image2.jpg" Id="rId340306617" /><Relationship Type="http://schemas.openxmlformats.org/officeDocument/2006/relationships/image" Target="/media/image3.jpg" Id="rId1195003186" /><Relationship Type="http://schemas.openxmlformats.org/officeDocument/2006/relationships/image" Target="/media/image5.png" Id="rId1625986345" /><Relationship Type="http://schemas.openxmlformats.org/officeDocument/2006/relationships/image" Target="/media/image8.png" Id="rId174777514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CRISTOFER JIMENEZ</dc:creator>
  <keywords/>
  <dc:description/>
  <lastModifiedBy>JEREMIAS APARICIO</lastModifiedBy>
  <revision>22</revision>
  <dcterms:created xsi:type="dcterms:W3CDTF">2025-10-24T03:57:00.0000000Z</dcterms:created>
  <dcterms:modified xsi:type="dcterms:W3CDTF">2025-10-30T18:53:24.6953290Z</dcterms:modified>
</coreProperties>
</file>