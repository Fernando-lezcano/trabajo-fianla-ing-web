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3E6248"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bookmarkStart w:id="0" w:name="_Hlk208770140"/>
      <w:r>
        <w:rPr>
          <w:rStyle w:val="wacimagecontainer"/>
          <w:rFonts w:ascii="Segoe UI" w:eastAsiaTheme="majorEastAsia" w:hAnsi="Segoe UI" w:cs="Segoe UI"/>
          <w:noProof/>
          <w:sz w:val="18"/>
          <w:szCs w:val="18"/>
        </w:rPr>
        <w:drawing>
          <wp:anchor distT="0" distB="0" distL="114300" distR="114300" simplePos="0" relativeHeight="251658240" behindDoc="0" locked="0" layoutInCell="1" allowOverlap="1" wp14:anchorId="056B970E" wp14:editId="0B8EB7E6">
            <wp:simplePos x="0" y="0"/>
            <wp:positionH relativeFrom="column">
              <wp:posOffset>-322952</wp:posOffset>
            </wp:positionH>
            <wp:positionV relativeFrom="paragraph">
              <wp:posOffset>-405261</wp:posOffset>
            </wp:positionV>
            <wp:extent cx="1051034" cy="1051034"/>
            <wp:effectExtent l="0" t="0" r="0" b="0"/>
            <wp:wrapNone/>
            <wp:docPr id="9" name="Imagen 4" descr="Imagen que contiene Círculo&#10;&#10;El contenido generado por IA puede ser incorrecto.">
              <a:extLst xmlns:a="http://schemas.openxmlformats.org/drawingml/2006/main">
                <a:ext uri="{FF2B5EF4-FFF2-40B4-BE49-F238E27FC236}">
                  <a16:creationId xmlns:a16="http://schemas.microsoft.com/office/drawing/2014/main" id="{7C7CA7C6-7372-4BDA-B433-708D1A15FA6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4" descr="Imagen que contiene Círculo&#10;&#10;El contenido generado por IA puede ser incorrecto."/>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051034" cy="1051034"/>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wacimagecontainer"/>
          <w:rFonts w:ascii="Segoe UI" w:eastAsiaTheme="majorEastAsia" w:hAnsi="Segoe UI" w:cs="Segoe UI"/>
          <w:noProof/>
          <w:sz w:val="18"/>
          <w:szCs w:val="18"/>
        </w:rPr>
        <w:drawing>
          <wp:anchor distT="0" distB="0" distL="114300" distR="114300" simplePos="0" relativeHeight="251658241" behindDoc="0" locked="0" layoutInCell="1" allowOverlap="1" wp14:anchorId="7D31B4CA" wp14:editId="76F19919">
            <wp:simplePos x="0" y="0"/>
            <wp:positionH relativeFrom="column">
              <wp:posOffset>4931234</wp:posOffset>
            </wp:positionH>
            <wp:positionV relativeFrom="paragraph">
              <wp:posOffset>-426786</wp:posOffset>
            </wp:positionV>
            <wp:extent cx="1214230" cy="1214230"/>
            <wp:effectExtent l="0" t="0" r="5080" b="5080"/>
            <wp:wrapNone/>
            <wp:docPr id="10" name="Imagen 3" descr="Un dibujo con letras&#10;&#10;El contenido generado por IA puede ser incorrecto.">
              <a:extLst xmlns:a="http://schemas.openxmlformats.org/drawingml/2006/main">
                <a:ext uri="{FF2B5EF4-FFF2-40B4-BE49-F238E27FC236}">
                  <a16:creationId xmlns:a16="http://schemas.microsoft.com/office/drawing/2014/main" id="{28C54843-FC4B-420D-BECB-C3302861869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3" descr="Un dibujo con letras&#10;&#10;El contenido generado por IA puede ser incorrect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14230" cy="1214230"/>
                    </a:xfrm>
                    <a:prstGeom prst="rect">
                      <a:avLst/>
                    </a:prstGeom>
                    <a:noFill/>
                    <a:ln>
                      <a:noFill/>
                    </a:ln>
                  </pic:spPr>
                </pic:pic>
              </a:graphicData>
            </a:graphic>
            <wp14:sizeRelH relativeFrom="page">
              <wp14:pctWidth>0</wp14:pctWidth>
            </wp14:sizeRelH>
            <wp14:sizeRelV relativeFrom="page">
              <wp14:pctHeight>0</wp14:pctHeight>
            </wp14:sizeRelV>
          </wp:anchor>
        </w:drawing>
      </w:r>
      <w:r>
        <w:rPr>
          <w:rStyle w:val="contentcontrolboundarysink"/>
          <w:rFonts w:ascii="Arial" w:eastAsiaTheme="majorEastAsia" w:hAnsi="Arial" w:cs="Arial"/>
        </w:rPr>
        <w:t>​​</w:t>
      </w:r>
      <w:r>
        <w:rPr>
          <w:rStyle w:val="eop"/>
          <w:rFonts w:ascii="Aptos" w:eastAsiaTheme="majorEastAsia" w:hAnsi="Aptos" w:cs="Segoe UI"/>
        </w:rPr>
        <w:t> </w:t>
      </w:r>
    </w:p>
    <w:p w14:paraId="4A4D3B73"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normaltextrun"/>
          <w:rFonts w:ascii="Aptos" w:eastAsiaTheme="majorEastAsia" w:hAnsi="Aptos" w:cs="Segoe UI"/>
        </w:rPr>
        <w:t>UNIVERSIDAD TECNOLÓGICA DE PANAMÁ</w:t>
      </w:r>
      <w:r>
        <w:rPr>
          <w:rStyle w:val="eop"/>
          <w:rFonts w:ascii="Aptos" w:eastAsiaTheme="majorEastAsia" w:hAnsi="Aptos" w:cs="Segoe UI"/>
        </w:rPr>
        <w:t> </w:t>
      </w:r>
    </w:p>
    <w:p w14:paraId="0FEE75B5"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eop"/>
          <w:rFonts w:ascii="Aptos" w:eastAsiaTheme="majorEastAsia" w:hAnsi="Aptos" w:cs="Segoe UI"/>
        </w:rPr>
        <w:t> </w:t>
      </w:r>
    </w:p>
    <w:p w14:paraId="4A266CCE"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3F2902B0"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358EA56"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2522BB43"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normaltextrun"/>
          <w:rFonts w:ascii="Aptos" w:eastAsiaTheme="majorEastAsia" w:hAnsi="Aptos" w:cs="Segoe UI"/>
        </w:rPr>
        <w:t>FACULTAD DE INGENIERÍA EN SISTEMAS COMPUTACIONALES</w:t>
      </w:r>
      <w:r>
        <w:rPr>
          <w:rStyle w:val="eop"/>
          <w:rFonts w:ascii="Aptos" w:eastAsiaTheme="majorEastAsia" w:hAnsi="Aptos" w:cs="Segoe UI"/>
        </w:rPr>
        <w:t> </w:t>
      </w:r>
    </w:p>
    <w:p w14:paraId="4076C0E6"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6D2FCF1"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073E64AC"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7FA8DA05"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0BC0F339"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normaltextrun"/>
          <w:rFonts w:ascii="Aptos" w:eastAsiaTheme="majorEastAsia" w:hAnsi="Aptos" w:cs="Segoe UI"/>
        </w:rPr>
        <w:t>LICENCIATURA EN INGENIERÍA DE SOFTWARE</w:t>
      </w:r>
      <w:r>
        <w:rPr>
          <w:rStyle w:val="eop"/>
          <w:rFonts w:ascii="Aptos" w:eastAsiaTheme="majorEastAsia" w:hAnsi="Aptos" w:cs="Segoe UI"/>
        </w:rPr>
        <w:t> </w:t>
      </w:r>
    </w:p>
    <w:p w14:paraId="043F797F"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1224C1ED"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7304AD6"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02B3ADE4" w14:textId="77777777" w:rsidR="000219DD" w:rsidRDefault="000219DD" w:rsidP="000219DD">
      <w:pPr>
        <w:pStyle w:val="paragraph"/>
        <w:spacing w:before="0" w:beforeAutospacing="0" w:after="0" w:afterAutospacing="0"/>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4222B581" w14:textId="4591A52D" w:rsidR="000219DD" w:rsidRDefault="6F620B73" w:rsidP="6F620B73">
      <w:pPr>
        <w:pStyle w:val="paragraph"/>
        <w:spacing w:before="0" w:beforeAutospacing="0" w:after="0" w:afterAutospacing="0"/>
        <w:jc w:val="center"/>
        <w:textAlignment w:val="baseline"/>
        <w:rPr>
          <w:rFonts w:ascii="Segoe UI" w:hAnsi="Segoe UI" w:cs="Segoe UI"/>
          <w:sz w:val="18"/>
          <w:szCs w:val="18"/>
        </w:rPr>
      </w:pPr>
      <w:r w:rsidRPr="6F620B73">
        <w:rPr>
          <w:rStyle w:val="contentcontrolboundarysink"/>
          <w:rFonts w:ascii="Arial" w:eastAsiaTheme="majorEastAsia" w:hAnsi="Arial" w:cs="Arial"/>
        </w:rPr>
        <w:t>​</w:t>
      </w:r>
      <w:r w:rsidRPr="6F620B73">
        <w:rPr>
          <w:rStyle w:val="normaltextrun"/>
          <w:rFonts w:ascii="Aptos" w:eastAsiaTheme="majorEastAsia" w:hAnsi="Aptos" w:cs="Segoe UI"/>
        </w:rPr>
        <w:t>FASE 1 y 2 - PROYECTO SEMESTRAL</w:t>
      </w:r>
    </w:p>
    <w:p w14:paraId="489A001D"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p>
    <w:p w14:paraId="570338BE"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31A4B38E"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168922F5"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60ED8B6"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229C9171"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6B844EED" w14:textId="77777777" w:rsidR="000219DD" w:rsidRPr="00501675"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INTEGRANTES</w:t>
      </w:r>
      <w:r w:rsidRPr="00501675">
        <w:rPr>
          <w:rStyle w:val="eop"/>
          <w:rFonts w:ascii="Aptos" w:eastAsiaTheme="majorEastAsia" w:hAnsi="Aptos" w:cs="Segoe UI"/>
        </w:rPr>
        <w:t>:</w:t>
      </w:r>
    </w:p>
    <w:p w14:paraId="4DD4C0C0" w14:textId="1921365B" w:rsidR="000219DD" w:rsidRDefault="000219DD">
      <w:pPr>
        <w:pStyle w:val="paragraph"/>
        <w:spacing w:before="0" w:beforeAutospacing="0" w:after="0" w:afterAutospacing="0"/>
        <w:textAlignment w:val="baseline"/>
        <w:rPr>
          <w:rFonts w:ascii="Segoe UI" w:hAnsi="Segoe UI" w:cs="Segoe UI"/>
          <w:sz w:val="18"/>
          <w:szCs w:val="18"/>
        </w:rPr>
        <w:pPrChange w:id="1" w:author="CRISTOFER JIMENEZ" w:date="2025-10-23T23:23:00Z" w16du:dateUtc="2025-10-24T04:23:00Z">
          <w:pPr>
            <w:spacing w:after="0"/>
            <w:jc w:val="center"/>
            <w:textAlignment w:val="baseline"/>
          </w:pPr>
        </w:pPrChange>
      </w:pPr>
      <w:del w:id="2" w:author="CRISTOFER JIMENEZ" w:date="2025-10-23T23:23:00Z" w16du:dateUtc="2025-10-24T04:23:00Z">
        <w:r w:rsidDel="00935F63">
          <w:rPr>
            <w:rStyle w:val="contentcontrolboundarysink"/>
            <w:rFonts w:ascii="Arial" w:eastAsiaTheme="majorEastAsia" w:hAnsi="Arial" w:cs="Arial"/>
          </w:rPr>
          <w:delText>​</w:delText>
        </w:r>
      </w:del>
    </w:p>
    <w:p w14:paraId="75F359E4" w14:textId="77777777" w:rsidR="000219DD" w:rsidRDefault="25109D74" w:rsidP="25109D74">
      <w:pPr>
        <w:pStyle w:val="paragraph"/>
        <w:spacing w:before="0" w:beforeAutospacing="0" w:after="0" w:afterAutospacing="0"/>
        <w:jc w:val="center"/>
        <w:textAlignment w:val="baseline"/>
        <w:rPr>
          <w:ins w:id="3" w:author="Usuario invitado" w:date="2025-10-24T09:51:00Z" w16du:dateUtc="2025-10-24T09:51:34Z"/>
          <w:rFonts w:ascii="Segoe UI" w:hAnsi="Segoe UI" w:cs="Segoe UI"/>
          <w:sz w:val="18"/>
          <w:szCs w:val="18"/>
        </w:rPr>
      </w:pPr>
      <w:r w:rsidRPr="25109D74">
        <w:rPr>
          <w:rStyle w:val="contentcontrolboundarysink"/>
          <w:rFonts w:ascii="Arial" w:eastAsiaTheme="majorEastAsia" w:hAnsi="Arial" w:cs="Arial"/>
        </w:rPr>
        <w:t>​</w:t>
      </w:r>
      <w:r w:rsidRPr="25109D74">
        <w:rPr>
          <w:rStyle w:val="normaltextrun"/>
          <w:rFonts w:ascii="Aptos" w:eastAsiaTheme="majorEastAsia" w:hAnsi="Aptos" w:cs="Segoe UI"/>
        </w:rPr>
        <w:t>CRISTOFER JIMENEZ 20-70-7100</w:t>
      </w:r>
      <w:r w:rsidRPr="25109D74">
        <w:rPr>
          <w:rStyle w:val="eop"/>
          <w:rFonts w:ascii="Aptos" w:eastAsiaTheme="majorEastAsia" w:hAnsi="Aptos" w:cs="Segoe UI"/>
        </w:rPr>
        <w:t> </w:t>
      </w:r>
    </w:p>
    <w:p w14:paraId="39A4D6E4" w14:textId="26204C07" w:rsidR="25109D74" w:rsidRDefault="4B8F1A60" w:rsidP="4B8F1A60">
      <w:pPr>
        <w:pStyle w:val="paragraph"/>
        <w:spacing w:before="0" w:beforeAutospacing="0" w:after="0" w:afterAutospacing="0"/>
        <w:jc w:val="center"/>
        <w:rPr>
          <w:ins w:id="4" w:author="Guest User" w:date="2025-10-24T15:03:00Z" w16du:dateUtc="2025-10-24T15:03:01Z"/>
          <w:rStyle w:val="eop"/>
          <w:rFonts w:ascii="Aptos" w:eastAsiaTheme="majorEastAsia" w:hAnsi="Aptos" w:cs="Segoe UI"/>
        </w:rPr>
      </w:pPr>
      <w:ins w:id="5" w:author="Usuario invitado" w:date="2025-10-24T09:51:00Z">
        <w:r w:rsidRPr="4B8F1A60">
          <w:rPr>
            <w:rStyle w:val="eop"/>
            <w:rFonts w:ascii="Aptos" w:eastAsiaTheme="majorEastAsia" w:hAnsi="Aptos" w:cs="Segoe UI"/>
          </w:rPr>
          <w:t>FERNANDO LEZCANO 8-1013-1857</w:t>
        </w:r>
      </w:ins>
    </w:p>
    <w:p w14:paraId="27F93E30" w14:textId="5A71EA8D" w:rsidR="4B8F1A60" w:rsidRDefault="6F620B73" w:rsidP="6F620B73">
      <w:pPr>
        <w:pStyle w:val="paragraph"/>
        <w:spacing w:before="0" w:beforeAutospacing="0" w:after="0" w:afterAutospacing="0"/>
        <w:jc w:val="center"/>
        <w:rPr>
          <w:rStyle w:val="eop"/>
          <w:rFonts w:ascii="Aptos" w:eastAsiaTheme="majorEastAsia" w:hAnsi="Aptos" w:cs="Segoe UI"/>
        </w:rPr>
      </w:pPr>
      <w:ins w:id="6" w:author="Guest User" w:date="2025-10-24T15:03:00Z">
        <w:r w:rsidRPr="6F620B73">
          <w:rPr>
            <w:rStyle w:val="eop"/>
            <w:rFonts w:ascii="Aptos" w:eastAsiaTheme="majorEastAsia" w:hAnsi="Aptos" w:cs="Segoe UI"/>
          </w:rPr>
          <w:t>ALEJANDRA GOMEZ</w:t>
        </w:r>
      </w:ins>
      <w:ins w:id="7" w:author="Guest User" w:date="2025-10-24T15:12:00Z">
        <w:r w:rsidRPr="6F620B73">
          <w:rPr>
            <w:rStyle w:val="eop"/>
            <w:rFonts w:ascii="Aptos" w:eastAsiaTheme="majorEastAsia" w:hAnsi="Aptos" w:cs="Segoe UI"/>
          </w:rPr>
          <w:t xml:space="preserve"> </w:t>
        </w:r>
      </w:ins>
      <w:ins w:id="8" w:author="Guest User" w:date="2025-10-24T15:03:00Z">
        <w:r w:rsidRPr="6F620B73">
          <w:rPr>
            <w:rStyle w:val="eop"/>
            <w:rFonts w:ascii="Aptos" w:eastAsiaTheme="majorEastAsia" w:hAnsi="Aptos" w:cs="Segoe UI"/>
          </w:rPr>
          <w:t xml:space="preserve"> </w:t>
        </w:r>
      </w:ins>
      <w:ins w:id="9" w:author="Guest User" w:date="2025-10-24T15:12:00Z">
        <w:r w:rsidRPr="6F620B73">
          <w:rPr>
            <w:rStyle w:val="eop"/>
            <w:rFonts w:ascii="Aptos" w:eastAsiaTheme="majorEastAsia" w:hAnsi="Aptos" w:cs="Segoe UI"/>
          </w:rPr>
          <w:t>20-14-</w:t>
        </w:r>
      </w:ins>
      <w:ins w:id="10" w:author="Guest User" w:date="2025-10-24T15:13:00Z">
        <w:r w:rsidRPr="6F620B73">
          <w:rPr>
            <w:rStyle w:val="eop"/>
            <w:rFonts w:ascii="Aptos" w:eastAsiaTheme="majorEastAsia" w:hAnsi="Aptos" w:cs="Segoe UI"/>
          </w:rPr>
          <w:t>7146</w:t>
        </w:r>
      </w:ins>
    </w:p>
    <w:p w14:paraId="134F594E" w14:textId="05583508" w:rsidR="4B8F1A60" w:rsidRDefault="6F620B73" w:rsidP="6F620B73">
      <w:pPr>
        <w:pStyle w:val="paragraph"/>
        <w:spacing w:before="0" w:beforeAutospacing="0" w:after="0" w:afterAutospacing="0"/>
        <w:jc w:val="center"/>
        <w:rPr>
          <w:rStyle w:val="eop"/>
          <w:rFonts w:ascii="Aptos" w:eastAsiaTheme="majorEastAsia" w:hAnsi="Aptos" w:cs="Segoe UI"/>
        </w:rPr>
      </w:pPr>
      <w:ins w:id="11" w:author="Guest User" w:date="2025-10-24T15:03:00Z">
        <w:r w:rsidRPr="6F620B73">
          <w:rPr>
            <w:rStyle w:val="eop"/>
            <w:rFonts w:ascii="Aptos" w:eastAsiaTheme="majorEastAsia" w:hAnsi="Aptos" w:cs="Segoe UI"/>
          </w:rPr>
          <w:t>JEREMIAS APARICIO 6-725-1106</w:t>
        </w:r>
      </w:ins>
    </w:p>
    <w:p w14:paraId="13CC7F5C"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eop"/>
          <w:rFonts w:ascii="Aptos" w:eastAsiaTheme="majorEastAsia" w:hAnsi="Aptos" w:cs="Segoe UI"/>
        </w:rPr>
        <w:t> </w:t>
      </w:r>
    </w:p>
    <w:p w14:paraId="273EA5E5"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96F01E2"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2A7FDB7"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21BD1B51"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6ECDB0FD"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normaltextrun"/>
          <w:rFonts w:ascii="Aptos" w:eastAsiaTheme="majorEastAsia" w:hAnsi="Aptos" w:cs="Segoe UI"/>
        </w:rPr>
        <w:t xml:space="preserve">INGENIERIA WEB  </w:t>
      </w:r>
      <w:r>
        <w:rPr>
          <w:rStyle w:val="eop"/>
          <w:rFonts w:ascii="Aptos" w:eastAsiaTheme="majorEastAsia" w:hAnsi="Aptos" w:cs="Segoe UI"/>
        </w:rPr>
        <w:t> </w:t>
      </w:r>
    </w:p>
    <w:p w14:paraId="640BCD73"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normaltextrun"/>
          <w:rFonts w:ascii="Aptos" w:eastAsiaTheme="majorEastAsia" w:hAnsi="Aptos" w:cs="Segoe UI"/>
        </w:rPr>
        <w:t xml:space="preserve">ELBA VALDERRAMA </w:t>
      </w:r>
    </w:p>
    <w:p w14:paraId="33D59237"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23570EDD"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5DE207AE"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eop"/>
          <w:rFonts w:ascii="Aptos" w:eastAsiaTheme="majorEastAsia" w:hAnsi="Aptos" w:cs="Segoe UI"/>
        </w:rPr>
        <w:t> </w:t>
      </w:r>
    </w:p>
    <w:p w14:paraId="434D7E6B"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p>
    <w:p w14:paraId="0EF7B168" w14:textId="77777777" w:rsidR="000219DD" w:rsidRDefault="000219DD" w:rsidP="000219DD">
      <w:pPr>
        <w:pStyle w:val="paragraph"/>
        <w:spacing w:before="0" w:beforeAutospacing="0" w:after="0" w:afterAutospacing="0"/>
        <w:jc w:val="center"/>
        <w:textAlignment w:val="baseline"/>
        <w:rPr>
          <w:rFonts w:ascii="Segoe UI" w:hAnsi="Segoe UI" w:cs="Segoe UI"/>
          <w:sz w:val="18"/>
          <w:szCs w:val="18"/>
        </w:rPr>
      </w:pPr>
      <w:r>
        <w:rPr>
          <w:rStyle w:val="contentcontrolboundarysink"/>
          <w:rFonts w:ascii="Arial" w:eastAsiaTheme="majorEastAsia" w:hAnsi="Arial" w:cs="Arial"/>
        </w:rPr>
        <w:t>​</w:t>
      </w:r>
      <w:r>
        <w:rPr>
          <w:rStyle w:val="eop"/>
          <w:rFonts w:ascii="Aptos" w:eastAsiaTheme="majorEastAsia" w:hAnsi="Aptos" w:cs="Segoe UI"/>
        </w:rPr>
        <w:t> </w:t>
      </w:r>
    </w:p>
    <w:p w14:paraId="4F5D90C9" w14:textId="2A3CDDD2" w:rsidR="000219DD" w:rsidRDefault="6F620B73" w:rsidP="6F620B73">
      <w:pPr>
        <w:pStyle w:val="paragraph"/>
        <w:spacing w:before="0" w:beforeAutospacing="0" w:after="0" w:afterAutospacing="0"/>
        <w:jc w:val="center"/>
        <w:textAlignment w:val="baseline"/>
        <w:rPr>
          <w:rFonts w:ascii="Segoe UI" w:hAnsi="Segoe UI" w:cs="Segoe UI"/>
          <w:sz w:val="18"/>
          <w:szCs w:val="18"/>
        </w:rPr>
      </w:pPr>
      <w:r w:rsidRPr="6F620B73">
        <w:rPr>
          <w:rStyle w:val="contentcontrolboundarysink"/>
          <w:rFonts w:ascii="Arial" w:eastAsiaTheme="majorEastAsia" w:hAnsi="Arial" w:cs="Arial"/>
        </w:rPr>
        <w:t>​</w:t>
      </w:r>
      <w:r w:rsidRPr="6F620B73">
        <w:rPr>
          <w:rStyle w:val="normaltextrun"/>
          <w:rFonts w:ascii="Aptos" w:eastAsiaTheme="majorEastAsia" w:hAnsi="Aptos" w:cs="Segoe UI"/>
        </w:rPr>
        <w:t>JUEVES 30 DE OCTUBRE DEL 2025 </w:t>
      </w:r>
    </w:p>
    <w:p w14:paraId="53885D17"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r>
        <w:rPr>
          <w:rStyle w:val="contentcontrolboundarysink"/>
          <w:rFonts w:ascii="Arial" w:eastAsiaTheme="majorEastAsia" w:hAnsi="Arial" w:cs="Arial"/>
        </w:rPr>
        <w:t>​</w:t>
      </w:r>
      <w:r>
        <w:rPr>
          <w:rStyle w:val="normaltextrun"/>
          <w:rFonts w:ascii="Aptos" w:eastAsiaTheme="majorEastAsia" w:hAnsi="Aptos" w:cs="Segoe UI"/>
        </w:rPr>
        <w:t>II SEMESTRE</w:t>
      </w:r>
      <w:r>
        <w:rPr>
          <w:rStyle w:val="eop"/>
          <w:rFonts w:ascii="Aptos" w:eastAsiaTheme="majorEastAsia" w:hAnsi="Aptos" w:cs="Segoe UI"/>
        </w:rPr>
        <w:t> </w:t>
      </w:r>
    </w:p>
    <w:bookmarkEnd w:id="0"/>
    <w:p w14:paraId="31680EAD"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3CF17B47"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522EBC5B" w14:textId="77777777" w:rsidR="000219DD" w:rsidRDefault="000219DD" w:rsidP="6F620B73">
      <w:pPr>
        <w:pStyle w:val="paragraph"/>
        <w:spacing w:before="0" w:beforeAutospacing="0" w:after="0" w:afterAutospacing="0"/>
        <w:jc w:val="center"/>
        <w:textAlignment w:val="baseline"/>
        <w:rPr>
          <w:rStyle w:val="eop"/>
          <w:rFonts w:ascii="Aptos" w:eastAsiaTheme="majorEastAsia" w:hAnsi="Aptos" w:cs="Segoe UI"/>
        </w:rPr>
      </w:pPr>
    </w:p>
    <w:p w14:paraId="108224FD" w14:textId="317923CD" w:rsidR="6F620B73" w:rsidRDefault="6F620B73" w:rsidP="6F620B73">
      <w:pPr>
        <w:pStyle w:val="paragraph"/>
        <w:spacing w:before="0" w:beforeAutospacing="0" w:after="0" w:afterAutospacing="0"/>
        <w:jc w:val="center"/>
        <w:rPr>
          <w:rStyle w:val="eop"/>
          <w:rFonts w:ascii="Aptos" w:eastAsiaTheme="majorEastAsia" w:hAnsi="Aptos" w:cs="Segoe UI"/>
        </w:rPr>
      </w:pPr>
    </w:p>
    <w:p w14:paraId="51A56C61" w14:textId="04E75DC9" w:rsidR="6F620B73" w:rsidRDefault="6F620B73" w:rsidP="6F620B73">
      <w:pPr>
        <w:pStyle w:val="paragraph"/>
        <w:spacing w:before="0" w:beforeAutospacing="0" w:after="0" w:afterAutospacing="0"/>
        <w:jc w:val="center"/>
        <w:rPr>
          <w:rStyle w:val="eop"/>
          <w:rFonts w:ascii="Aptos" w:eastAsiaTheme="majorEastAsia" w:hAnsi="Aptos" w:cs="Segoe UI"/>
        </w:rPr>
      </w:pPr>
    </w:p>
    <w:p w14:paraId="0963B82F" w14:textId="6231C17A" w:rsidR="6F620B73" w:rsidRDefault="6F620B73" w:rsidP="6F620B73">
      <w:pPr>
        <w:pStyle w:val="paragraph"/>
        <w:spacing w:before="0" w:beforeAutospacing="0" w:after="0" w:afterAutospacing="0"/>
        <w:jc w:val="center"/>
        <w:rPr>
          <w:rStyle w:val="eop"/>
          <w:rFonts w:ascii="Aptos" w:eastAsiaTheme="majorEastAsia" w:hAnsi="Aptos" w:cs="Segoe UI"/>
        </w:rPr>
      </w:pPr>
    </w:p>
    <w:p w14:paraId="2E212C50" w14:textId="77777777" w:rsidR="000219DD" w:rsidRDefault="000219DD" w:rsidP="646E8C2C">
      <w:pPr>
        <w:pStyle w:val="paragraph"/>
        <w:spacing w:before="0" w:beforeAutospacing="0" w:after="0" w:afterAutospacing="0"/>
        <w:jc w:val="center"/>
        <w:textAlignment w:val="baseline"/>
        <w:rPr>
          <w:rStyle w:val="eop"/>
          <w:rFonts w:ascii="Aptos" w:eastAsiaTheme="majorEastAsia" w:hAnsi="Aptos" w:cs="Segoe UI"/>
        </w:rPr>
      </w:pPr>
    </w:p>
    <w:p w14:paraId="1855B8DB" w14:textId="00B3A41B" w:rsidR="646E8C2C" w:rsidRDefault="646E8C2C" w:rsidP="646E8C2C">
      <w:pPr>
        <w:pStyle w:val="paragraph"/>
        <w:spacing w:before="0" w:beforeAutospacing="0" w:after="0" w:afterAutospacing="0"/>
        <w:jc w:val="center"/>
        <w:rPr>
          <w:rStyle w:val="eop"/>
          <w:rFonts w:ascii="Aptos" w:eastAsiaTheme="majorEastAsia" w:hAnsi="Aptos" w:cs="Segoe UI"/>
        </w:rPr>
      </w:pPr>
    </w:p>
    <w:p w14:paraId="5B571C34" w14:textId="74017D44" w:rsidR="646E8C2C" w:rsidRDefault="646E8C2C" w:rsidP="646E8C2C">
      <w:pPr>
        <w:pStyle w:val="paragraph"/>
        <w:spacing w:before="0" w:beforeAutospacing="0" w:after="0" w:afterAutospacing="0"/>
        <w:jc w:val="center"/>
        <w:rPr>
          <w:rStyle w:val="eop"/>
          <w:rFonts w:ascii="Aptos" w:eastAsiaTheme="majorEastAsia" w:hAnsi="Aptos" w:cs="Segoe UI"/>
        </w:rPr>
      </w:pPr>
      <w:r w:rsidRPr="646E8C2C">
        <w:rPr>
          <w:rStyle w:val="eop"/>
          <w:rFonts w:ascii="Aptos" w:eastAsiaTheme="majorEastAsia" w:hAnsi="Aptos" w:cs="Segoe UI"/>
        </w:rPr>
        <w:t>Tabla de contenido</w:t>
      </w:r>
    </w:p>
    <w:sdt>
      <w:sdtPr>
        <w:id w:val="1983999051"/>
        <w:docPartObj>
          <w:docPartGallery w:val="Table of Contents"/>
          <w:docPartUnique/>
        </w:docPartObj>
      </w:sdtPr>
      <w:sdtContent>
        <w:p w14:paraId="246BF03D" w14:textId="2EE80F69" w:rsidR="646E8C2C" w:rsidRDefault="6F620B73" w:rsidP="646E8C2C">
          <w:pPr>
            <w:pStyle w:val="TOC3"/>
            <w:tabs>
              <w:tab w:val="right" w:leader="dot" w:pos="8835"/>
            </w:tabs>
            <w:rPr>
              <w:rStyle w:val="Hyperlink"/>
            </w:rPr>
          </w:pPr>
          <w:r>
            <w:fldChar w:fldCharType="begin"/>
          </w:r>
          <w:r w:rsidR="646E8C2C">
            <w:instrText>TOC \o "1-9" \z \u \h</w:instrText>
          </w:r>
          <w:r>
            <w:fldChar w:fldCharType="separate"/>
          </w:r>
          <w:hyperlink w:anchor="_Toc1596640180">
            <w:r w:rsidRPr="6F620B73">
              <w:rPr>
                <w:rStyle w:val="Hyperlink"/>
              </w:rPr>
              <w:t>Fase 1</w:t>
            </w:r>
            <w:r w:rsidR="646E8C2C">
              <w:tab/>
            </w:r>
            <w:r w:rsidR="646E8C2C">
              <w:fldChar w:fldCharType="begin"/>
            </w:r>
            <w:r w:rsidR="646E8C2C">
              <w:instrText>PAGEREF _Toc1596640180 \h</w:instrText>
            </w:r>
            <w:r w:rsidR="646E8C2C">
              <w:fldChar w:fldCharType="separate"/>
            </w:r>
            <w:r w:rsidRPr="6F620B73">
              <w:rPr>
                <w:rStyle w:val="Hyperlink"/>
              </w:rPr>
              <w:t>2</w:t>
            </w:r>
            <w:r w:rsidR="646E8C2C">
              <w:fldChar w:fldCharType="end"/>
            </w:r>
          </w:hyperlink>
        </w:p>
        <w:p w14:paraId="0176B352" w14:textId="3B44FB99" w:rsidR="646E8C2C" w:rsidRDefault="6F620B73" w:rsidP="646E8C2C">
          <w:pPr>
            <w:pStyle w:val="TOC3"/>
            <w:tabs>
              <w:tab w:val="right" w:leader="dot" w:pos="8835"/>
            </w:tabs>
            <w:rPr>
              <w:rStyle w:val="Hyperlink"/>
            </w:rPr>
          </w:pPr>
          <w:hyperlink w:anchor="_Toc19219391">
            <w:r w:rsidRPr="6F620B73">
              <w:rPr>
                <w:rStyle w:val="Hyperlink"/>
              </w:rPr>
              <w:t>Tabla de requisitos Funcionales</w:t>
            </w:r>
            <w:r w:rsidR="646E8C2C">
              <w:tab/>
            </w:r>
            <w:r w:rsidR="646E8C2C">
              <w:fldChar w:fldCharType="begin"/>
            </w:r>
            <w:r w:rsidR="646E8C2C">
              <w:instrText>PAGEREF _Toc19219391 \h</w:instrText>
            </w:r>
            <w:r w:rsidR="646E8C2C">
              <w:fldChar w:fldCharType="separate"/>
            </w:r>
            <w:r w:rsidRPr="6F620B73">
              <w:rPr>
                <w:rStyle w:val="Hyperlink"/>
              </w:rPr>
              <w:t>4</w:t>
            </w:r>
            <w:r w:rsidR="646E8C2C">
              <w:fldChar w:fldCharType="end"/>
            </w:r>
          </w:hyperlink>
        </w:p>
        <w:p w14:paraId="3B7E64AF" w14:textId="1A6C744D" w:rsidR="646E8C2C" w:rsidRDefault="6F620B73" w:rsidP="646E8C2C">
          <w:pPr>
            <w:pStyle w:val="TOC3"/>
            <w:tabs>
              <w:tab w:val="right" w:leader="dot" w:pos="8835"/>
            </w:tabs>
            <w:rPr>
              <w:rStyle w:val="Hyperlink"/>
            </w:rPr>
          </w:pPr>
          <w:hyperlink w:anchor="_Toc1169341553">
            <w:r w:rsidRPr="6F620B73">
              <w:rPr>
                <w:rStyle w:val="Hyperlink"/>
              </w:rPr>
              <w:t>Tabla de requisitos No Funcionales</w:t>
            </w:r>
            <w:r w:rsidR="646E8C2C">
              <w:tab/>
            </w:r>
            <w:r w:rsidR="646E8C2C">
              <w:fldChar w:fldCharType="begin"/>
            </w:r>
            <w:r w:rsidR="646E8C2C">
              <w:instrText>PAGEREF _Toc1169341553 \h</w:instrText>
            </w:r>
            <w:r w:rsidR="646E8C2C">
              <w:fldChar w:fldCharType="separate"/>
            </w:r>
            <w:r w:rsidRPr="6F620B73">
              <w:rPr>
                <w:rStyle w:val="Hyperlink"/>
              </w:rPr>
              <w:t>5</w:t>
            </w:r>
            <w:r w:rsidR="646E8C2C">
              <w:fldChar w:fldCharType="end"/>
            </w:r>
          </w:hyperlink>
        </w:p>
        <w:p w14:paraId="4AB36B46" w14:textId="59D4F200" w:rsidR="646E8C2C" w:rsidRDefault="6F620B73" w:rsidP="646E8C2C">
          <w:pPr>
            <w:pStyle w:val="TOC3"/>
            <w:tabs>
              <w:tab w:val="right" w:leader="dot" w:pos="8835"/>
            </w:tabs>
            <w:rPr>
              <w:rStyle w:val="Hyperlink"/>
            </w:rPr>
          </w:pPr>
          <w:hyperlink w:anchor="_Toc1468875430">
            <w:r w:rsidRPr="6F620B73">
              <w:rPr>
                <w:rStyle w:val="Hyperlink"/>
              </w:rPr>
              <w:t>Diagrama de casos de usos</w:t>
            </w:r>
            <w:r w:rsidR="646E8C2C">
              <w:tab/>
            </w:r>
            <w:r w:rsidR="646E8C2C">
              <w:fldChar w:fldCharType="begin"/>
            </w:r>
            <w:r w:rsidR="646E8C2C">
              <w:instrText>PAGEREF _Toc1468875430 \h</w:instrText>
            </w:r>
            <w:r w:rsidR="646E8C2C">
              <w:fldChar w:fldCharType="separate"/>
            </w:r>
            <w:r w:rsidRPr="6F620B73">
              <w:rPr>
                <w:rStyle w:val="Hyperlink"/>
              </w:rPr>
              <w:t>5</w:t>
            </w:r>
            <w:r w:rsidR="646E8C2C">
              <w:fldChar w:fldCharType="end"/>
            </w:r>
          </w:hyperlink>
        </w:p>
        <w:p w14:paraId="7E768AC7" w14:textId="5E367E6A" w:rsidR="646E8C2C" w:rsidRDefault="6F620B73" w:rsidP="646E8C2C">
          <w:pPr>
            <w:pStyle w:val="TOC4"/>
            <w:tabs>
              <w:tab w:val="right" w:leader="dot" w:pos="8835"/>
            </w:tabs>
            <w:rPr>
              <w:rStyle w:val="Hyperlink"/>
            </w:rPr>
          </w:pPr>
          <w:hyperlink w:anchor="_Toc645868485">
            <w:r w:rsidRPr="6F620B73">
              <w:rPr>
                <w:rStyle w:val="Hyperlink"/>
              </w:rPr>
              <w:t>1. Gestionar inventario</w:t>
            </w:r>
            <w:r w:rsidR="646E8C2C">
              <w:tab/>
            </w:r>
            <w:r w:rsidR="646E8C2C">
              <w:fldChar w:fldCharType="begin"/>
            </w:r>
            <w:r w:rsidR="646E8C2C">
              <w:instrText>PAGEREF _Toc645868485 \h</w:instrText>
            </w:r>
            <w:r w:rsidR="646E8C2C">
              <w:fldChar w:fldCharType="separate"/>
            </w:r>
            <w:r w:rsidRPr="6F620B73">
              <w:rPr>
                <w:rStyle w:val="Hyperlink"/>
              </w:rPr>
              <w:t>5</w:t>
            </w:r>
            <w:r w:rsidR="646E8C2C">
              <w:fldChar w:fldCharType="end"/>
            </w:r>
          </w:hyperlink>
        </w:p>
        <w:p w14:paraId="5980419A" w14:textId="2EA7792E" w:rsidR="646E8C2C" w:rsidRDefault="6F620B73" w:rsidP="646E8C2C">
          <w:pPr>
            <w:pStyle w:val="TOC3"/>
            <w:tabs>
              <w:tab w:val="right" w:leader="dot" w:pos="8835"/>
            </w:tabs>
            <w:rPr>
              <w:rStyle w:val="Hyperlink"/>
            </w:rPr>
          </w:pPr>
          <w:hyperlink w:anchor="_Toc447916483">
            <w:r w:rsidRPr="6F620B73">
              <w:rPr>
                <w:rStyle w:val="Hyperlink"/>
              </w:rPr>
              <w:t>Modelado de contenido – Diagrama de clases</w:t>
            </w:r>
            <w:r w:rsidR="646E8C2C">
              <w:tab/>
            </w:r>
            <w:r w:rsidR="646E8C2C">
              <w:fldChar w:fldCharType="begin"/>
            </w:r>
            <w:r w:rsidR="646E8C2C">
              <w:instrText>PAGEREF _Toc447916483 \h</w:instrText>
            </w:r>
            <w:r w:rsidR="646E8C2C">
              <w:fldChar w:fldCharType="separate"/>
            </w:r>
            <w:r w:rsidRPr="6F620B73">
              <w:rPr>
                <w:rStyle w:val="Hyperlink"/>
              </w:rPr>
              <w:t>5</w:t>
            </w:r>
            <w:r w:rsidR="646E8C2C">
              <w:fldChar w:fldCharType="end"/>
            </w:r>
          </w:hyperlink>
        </w:p>
        <w:p w14:paraId="47A20350" w14:textId="35A78AE9" w:rsidR="646E8C2C" w:rsidRDefault="6F620B73" w:rsidP="646E8C2C">
          <w:pPr>
            <w:pStyle w:val="TOC3"/>
            <w:tabs>
              <w:tab w:val="right" w:leader="dot" w:pos="8835"/>
            </w:tabs>
            <w:rPr>
              <w:rStyle w:val="Hyperlink"/>
            </w:rPr>
          </w:pPr>
          <w:hyperlink w:anchor="_Toc1196673968">
            <w:r w:rsidRPr="6F620B73">
              <w:rPr>
                <w:rStyle w:val="Hyperlink"/>
              </w:rPr>
              <w:t>Modelado de Navegación</w:t>
            </w:r>
            <w:r w:rsidR="646E8C2C">
              <w:tab/>
            </w:r>
            <w:r w:rsidR="646E8C2C">
              <w:fldChar w:fldCharType="begin"/>
            </w:r>
            <w:r w:rsidR="646E8C2C">
              <w:instrText>PAGEREF _Toc1196673968 \h</w:instrText>
            </w:r>
            <w:r w:rsidR="646E8C2C">
              <w:fldChar w:fldCharType="separate"/>
            </w:r>
            <w:r w:rsidRPr="6F620B73">
              <w:rPr>
                <w:rStyle w:val="Hyperlink"/>
              </w:rPr>
              <w:t>5</w:t>
            </w:r>
            <w:r w:rsidR="646E8C2C">
              <w:fldChar w:fldCharType="end"/>
            </w:r>
          </w:hyperlink>
        </w:p>
        <w:p w14:paraId="0978E13C" w14:textId="19790B9B" w:rsidR="646E8C2C" w:rsidRDefault="6F620B73" w:rsidP="646E8C2C">
          <w:pPr>
            <w:pStyle w:val="TOC3"/>
            <w:tabs>
              <w:tab w:val="right" w:leader="dot" w:pos="8835"/>
            </w:tabs>
            <w:rPr>
              <w:rStyle w:val="Hyperlink"/>
            </w:rPr>
          </w:pPr>
          <w:hyperlink w:anchor="_Toc81852676">
            <w:r w:rsidRPr="6F620B73">
              <w:rPr>
                <w:rStyle w:val="Hyperlink"/>
              </w:rPr>
              <w:t>Fase 2</w:t>
            </w:r>
            <w:r w:rsidR="646E8C2C">
              <w:tab/>
            </w:r>
            <w:r w:rsidR="646E8C2C">
              <w:fldChar w:fldCharType="begin"/>
            </w:r>
            <w:r w:rsidR="646E8C2C">
              <w:instrText>PAGEREF _Toc81852676 \h</w:instrText>
            </w:r>
            <w:r w:rsidR="646E8C2C">
              <w:fldChar w:fldCharType="separate"/>
            </w:r>
            <w:r w:rsidRPr="6F620B73">
              <w:rPr>
                <w:rStyle w:val="Hyperlink"/>
              </w:rPr>
              <w:t>5</w:t>
            </w:r>
            <w:r w:rsidR="646E8C2C">
              <w:fldChar w:fldCharType="end"/>
            </w:r>
          </w:hyperlink>
        </w:p>
        <w:p w14:paraId="4104C1B2" w14:textId="1821E5F3" w:rsidR="646E8C2C" w:rsidRDefault="6F620B73" w:rsidP="646E8C2C">
          <w:pPr>
            <w:pStyle w:val="TOC3"/>
            <w:tabs>
              <w:tab w:val="right" w:leader="dot" w:pos="8835"/>
            </w:tabs>
            <w:rPr>
              <w:rStyle w:val="Hyperlink"/>
            </w:rPr>
          </w:pPr>
          <w:hyperlink w:anchor="_Toc621718474">
            <w:r w:rsidRPr="6F620B73">
              <w:rPr>
                <w:rStyle w:val="Hyperlink"/>
              </w:rPr>
              <w:t>Tipos de Organización del contenido y el por qué</w:t>
            </w:r>
            <w:r w:rsidR="646E8C2C">
              <w:tab/>
            </w:r>
            <w:r w:rsidR="646E8C2C">
              <w:fldChar w:fldCharType="begin"/>
            </w:r>
            <w:r w:rsidR="646E8C2C">
              <w:instrText>PAGEREF _Toc621718474 \h</w:instrText>
            </w:r>
            <w:r w:rsidR="646E8C2C">
              <w:fldChar w:fldCharType="separate"/>
            </w:r>
            <w:r w:rsidRPr="6F620B73">
              <w:rPr>
                <w:rStyle w:val="Hyperlink"/>
              </w:rPr>
              <w:t>5</w:t>
            </w:r>
            <w:r w:rsidR="646E8C2C">
              <w:fldChar w:fldCharType="end"/>
            </w:r>
          </w:hyperlink>
        </w:p>
        <w:p w14:paraId="7681684E" w14:textId="52115A8B" w:rsidR="646E8C2C" w:rsidRDefault="6F620B73" w:rsidP="646E8C2C">
          <w:pPr>
            <w:pStyle w:val="TOC3"/>
            <w:tabs>
              <w:tab w:val="right" w:leader="dot" w:pos="8835"/>
            </w:tabs>
            <w:rPr>
              <w:rStyle w:val="Hyperlink"/>
            </w:rPr>
          </w:pPr>
          <w:hyperlink w:anchor="_Toc2136397573">
            <w:r w:rsidRPr="6F620B73">
              <w:rPr>
                <w:rStyle w:val="Hyperlink"/>
              </w:rPr>
              <w:t>Tipos de Navegación a utilizar y explicación del por qué</w:t>
            </w:r>
            <w:r w:rsidR="646E8C2C">
              <w:tab/>
            </w:r>
            <w:r w:rsidR="646E8C2C">
              <w:fldChar w:fldCharType="begin"/>
            </w:r>
            <w:r w:rsidR="646E8C2C">
              <w:instrText>PAGEREF _Toc2136397573 \h</w:instrText>
            </w:r>
            <w:r w:rsidR="646E8C2C">
              <w:fldChar w:fldCharType="separate"/>
            </w:r>
            <w:r w:rsidRPr="6F620B73">
              <w:rPr>
                <w:rStyle w:val="Hyperlink"/>
              </w:rPr>
              <w:t>5</w:t>
            </w:r>
            <w:r w:rsidR="646E8C2C">
              <w:fldChar w:fldCharType="end"/>
            </w:r>
          </w:hyperlink>
        </w:p>
        <w:p w14:paraId="232A5613" w14:textId="6BC20468" w:rsidR="646E8C2C" w:rsidRDefault="6F620B73" w:rsidP="646E8C2C">
          <w:pPr>
            <w:pStyle w:val="TOC3"/>
            <w:tabs>
              <w:tab w:val="right" w:leader="dot" w:pos="8835"/>
            </w:tabs>
            <w:rPr>
              <w:rStyle w:val="Hyperlink"/>
            </w:rPr>
          </w:pPr>
          <w:hyperlink w:anchor="_Toc1466917586">
            <w:r w:rsidRPr="6F620B73">
              <w:rPr>
                <w:rStyle w:val="Hyperlink"/>
              </w:rPr>
              <w:t>Ordenamiento de tarjetas</w:t>
            </w:r>
            <w:r w:rsidR="646E8C2C">
              <w:tab/>
            </w:r>
            <w:r w:rsidR="646E8C2C">
              <w:fldChar w:fldCharType="begin"/>
            </w:r>
            <w:r w:rsidR="646E8C2C">
              <w:instrText>PAGEREF _Toc1466917586 \h</w:instrText>
            </w:r>
            <w:r w:rsidR="646E8C2C">
              <w:fldChar w:fldCharType="separate"/>
            </w:r>
            <w:r w:rsidRPr="6F620B73">
              <w:rPr>
                <w:rStyle w:val="Hyperlink"/>
              </w:rPr>
              <w:t>5</w:t>
            </w:r>
            <w:r w:rsidR="646E8C2C">
              <w:fldChar w:fldCharType="end"/>
            </w:r>
          </w:hyperlink>
        </w:p>
        <w:p w14:paraId="6FCA9665" w14:textId="1A25E1F9" w:rsidR="646E8C2C" w:rsidRDefault="6F620B73" w:rsidP="646E8C2C">
          <w:pPr>
            <w:pStyle w:val="TOC3"/>
            <w:tabs>
              <w:tab w:val="right" w:leader="dot" w:pos="8835"/>
            </w:tabs>
            <w:rPr>
              <w:rStyle w:val="Hyperlink"/>
            </w:rPr>
          </w:pPr>
          <w:hyperlink w:anchor="_Toc483915849">
            <w:r w:rsidRPr="6F620B73">
              <w:rPr>
                <w:rStyle w:val="Hyperlink"/>
              </w:rPr>
              <w:t>Mapa del sitio</w:t>
            </w:r>
            <w:r w:rsidR="646E8C2C">
              <w:tab/>
            </w:r>
            <w:r w:rsidR="646E8C2C">
              <w:fldChar w:fldCharType="begin"/>
            </w:r>
            <w:r w:rsidR="646E8C2C">
              <w:instrText>PAGEREF _Toc483915849 \h</w:instrText>
            </w:r>
            <w:r w:rsidR="646E8C2C">
              <w:fldChar w:fldCharType="separate"/>
            </w:r>
            <w:r w:rsidRPr="6F620B73">
              <w:rPr>
                <w:rStyle w:val="Hyperlink"/>
              </w:rPr>
              <w:t>5</w:t>
            </w:r>
            <w:r w:rsidR="646E8C2C">
              <w:fldChar w:fldCharType="end"/>
            </w:r>
          </w:hyperlink>
        </w:p>
        <w:p w14:paraId="7893465E" w14:textId="1622423D" w:rsidR="646E8C2C" w:rsidRDefault="6F620B73" w:rsidP="646E8C2C">
          <w:pPr>
            <w:pStyle w:val="TOC3"/>
            <w:tabs>
              <w:tab w:val="right" w:leader="dot" w:pos="8835"/>
            </w:tabs>
            <w:rPr>
              <w:rStyle w:val="Hyperlink"/>
            </w:rPr>
          </w:pPr>
          <w:hyperlink w:anchor="_Toc373763068">
            <w:r w:rsidRPr="6F620B73">
              <w:rPr>
                <w:rStyle w:val="Hyperlink"/>
              </w:rPr>
              <w:t>Prueba de Tree-Testing</w:t>
            </w:r>
            <w:r w:rsidR="646E8C2C">
              <w:tab/>
            </w:r>
            <w:r w:rsidR="646E8C2C">
              <w:fldChar w:fldCharType="begin"/>
            </w:r>
            <w:r w:rsidR="646E8C2C">
              <w:instrText>PAGEREF _Toc373763068 \h</w:instrText>
            </w:r>
            <w:r w:rsidR="646E8C2C">
              <w:fldChar w:fldCharType="separate"/>
            </w:r>
            <w:r w:rsidRPr="6F620B73">
              <w:rPr>
                <w:rStyle w:val="Hyperlink"/>
              </w:rPr>
              <w:t>5</w:t>
            </w:r>
            <w:r w:rsidR="646E8C2C">
              <w:fldChar w:fldCharType="end"/>
            </w:r>
          </w:hyperlink>
        </w:p>
        <w:p w14:paraId="66D15715" w14:textId="1FD0024D" w:rsidR="646E8C2C" w:rsidRDefault="6F620B73" w:rsidP="646E8C2C">
          <w:pPr>
            <w:pStyle w:val="TOC3"/>
            <w:tabs>
              <w:tab w:val="right" w:leader="dot" w:pos="8835"/>
            </w:tabs>
            <w:rPr>
              <w:rStyle w:val="Hyperlink"/>
            </w:rPr>
          </w:pPr>
          <w:hyperlink w:anchor="_Toc1057181063">
            <w:r w:rsidRPr="6F620B73">
              <w:rPr>
                <w:rStyle w:val="Hyperlink"/>
              </w:rPr>
              <w:t>Wireframes – Interfaz de cliente</w:t>
            </w:r>
            <w:r w:rsidR="646E8C2C">
              <w:tab/>
            </w:r>
            <w:r w:rsidR="646E8C2C">
              <w:fldChar w:fldCharType="begin"/>
            </w:r>
            <w:r w:rsidR="646E8C2C">
              <w:instrText>PAGEREF _Toc1057181063 \h</w:instrText>
            </w:r>
            <w:r w:rsidR="646E8C2C">
              <w:fldChar w:fldCharType="separate"/>
            </w:r>
            <w:r w:rsidRPr="6F620B73">
              <w:rPr>
                <w:rStyle w:val="Hyperlink"/>
              </w:rPr>
              <w:t>5</w:t>
            </w:r>
            <w:r w:rsidR="646E8C2C">
              <w:fldChar w:fldCharType="end"/>
            </w:r>
          </w:hyperlink>
        </w:p>
        <w:p w14:paraId="00DF5D16" w14:textId="736CE1B1" w:rsidR="6F620B73" w:rsidRDefault="6F620B73" w:rsidP="6F620B73">
          <w:pPr>
            <w:pStyle w:val="TOC3"/>
            <w:tabs>
              <w:tab w:val="right" w:leader="dot" w:pos="8835"/>
            </w:tabs>
            <w:rPr>
              <w:rStyle w:val="Hyperlink"/>
            </w:rPr>
          </w:pPr>
          <w:hyperlink w:anchor="_Toc378055311">
            <w:r w:rsidRPr="6F620B73">
              <w:rPr>
                <w:rStyle w:val="Hyperlink"/>
              </w:rPr>
              <w:t>Wireframes – Interfaz de administrador</w:t>
            </w:r>
            <w:r>
              <w:tab/>
            </w:r>
            <w:r>
              <w:fldChar w:fldCharType="begin"/>
            </w:r>
            <w:r>
              <w:instrText>PAGEREF _Toc378055311 \h</w:instrText>
            </w:r>
            <w:r>
              <w:fldChar w:fldCharType="separate"/>
            </w:r>
            <w:r w:rsidRPr="6F620B73">
              <w:rPr>
                <w:rStyle w:val="Hyperlink"/>
              </w:rPr>
              <w:t>5</w:t>
            </w:r>
            <w:r>
              <w:fldChar w:fldCharType="end"/>
            </w:r>
          </w:hyperlink>
          <w:r>
            <w:fldChar w:fldCharType="end"/>
          </w:r>
        </w:p>
      </w:sdtContent>
    </w:sdt>
    <w:p w14:paraId="56C6C10E" w14:textId="77777777" w:rsidR="000219DD" w:rsidRDefault="000219DD" w:rsidP="646E8C2C">
      <w:pPr>
        <w:pStyle w:val="paragraph"/>
        <w:spacing w:before="0" w:beforeAutospacing="0" w:after="0" w:afterAutospacing="0"/>
        <w:jc w:val="center"/>
        <w:textAlignment w:val="baseline"/>
        <w:rPr>
          <w:rStyle w:val="eop"/>
          <w:rFonts w:ascii="Aptos" w:eastAsiaTheme="majorEastAsia" w:hAnsi="Aptos" w:cs="Segoe UI"/>
        </w:rPr>
      </w:pPr>
    </w:p>
    <w:p w14:paraId="1A8EF9D5" w14:textId="5DFC38FB" w:rsidR="4B8F1A60" w:rsidRDefault="4B8F1A60" w:rsidP="646E8C2C">
      <w:pPr>
        <w:pStyle w:val="paragraph"/>
        <w:spacing w:before="0" w:beforeAutospacing="0" w:after="0" w:afterAutospacing="0"/>
        <w:jc w:val="center"/>
        <w:rPr>
          <w:rStyle w:val="eop"/>
          <w:rFonts w:ascii="Aptos" w:eastAsiaTheme="majorEastAsia" w:hAnsi="Aptos" w:cs="Segoe UI"/>
        </w:rPr>
      </w:pPr>
    </w:p>
    <w:p w14:paraId="3AB4B6DD" w14:textId="7FC7E321" w:rsidR="4B8F1A60" w:rsidRDefault="4B8F1A60" w:rsidP="646E8C2C">
      <w:pPr>
        <w:pStyle w:val="paragraph"/>
        <w:spacing w:before="0" w:beforeAutospacing="0" w:after="0" w:afterAutospacing="0"/>
        <w:jc w:val="center"/>
        <w:rPr>
          <w:rStyle w:val="eop"/>
          <w:rFonts w:ascii="Aptos" w:eastAsiaTheme="majorEastAsia" w:hAnsi="Aptos" w:cs="Segoe UI"/>
        </w:rPr>
      </w:pPr>
    </w:p>
    <w:p w14:paraId="078E65EE" w14:textId="6830B256" w:rsidR="4B8F1A60" w:rsidRDefault="4B8F1A60" w:rsidP="646E8C2C">
      <w:pPr>
        <w:pStyle w:val="paragraph"/>
        <w:spacing w:before="0" w:beforeAutospacing="0" w:after="0" w:afterAutospacing="0"/>
        <w:jc w:val="center"/>
        <w:rPr>
          <w:rStyle w:val="eop"/>
          <w:rFonts w:ascii="Aptos" w:eastAsiaTheme="majorEastAsia" w:hAnsi="Aptos" w:cs="Segoe UI"/>
        </w:rPr>
      </w:pPr>
    </w:p>
    <w:p w14:paraId="12FECCA4" w14:textId="3116743F" w:rsidR="4B8F1A60" w:rsidRDefault="4B8F1A60" w:rsidP="646E8C2C">
      <w:pPr>
        <w:pStyle w:val="paragraph"/>
        <w:spacing w:before="0" w:beforeAutospacing="0" w:after="0" w:afterAutospacing="0"/>
        <w:jc w:val="center"/>
        <w:rPr>
          <w:rStyle w:val="eop"/>
          <w:rFonts w:ascii="Aptos" w:eastAsiaTheme="majorEastAsia" w:hAnsi="Aptos" w:cs="Segoe UI"/>
        </w:rPr>
      </w:pPr>
    </w:p>
    <w:p w14:paraId="7FDDEC54" w14:textId="32275AC3" w:rsidR="4B8F1A60" w:rsidRDefault="4B8F1A60" w:rsidP="646E8C2C">
      <w:pPr>
        <w:pStyle w:val="paragraph"/>
        <w:spacing w:before="0" w:beforeAutospacing="0" w:after="0" w:afterAutospacing="0"/>
        <w:jc w:val="center"/>
        <w:rPr>
          <w:rStyle w:val="eop"/>
          <w:rFonts w:ascii="Aptos" w:eastAsiaTheme="majorEastAsia" w:hAnsi="Aptos" w:cs="Segoe UI"/>
        </w:rPr>
      </w:pPr>
    </w:p>
    <w:p w14:paraId="6142A958" w14:textId="4D17B901" w:rsidR="4B8F1A60" w:rsidRDefault="4B8F1A60" w:rsidP="646E8C2C">
      <w:pPr>
        <w:pStyle w:val="paragraph"/>
        <w:spacing w:before="0" w:beforeAutospacing="0" w:after="0" w:afterAutospacing="0"/>
        <w:jc w:val="center"/>
        <w:rPr>
          <w:rStyle w:val="eop"/>
          <w:rFonts w:ascii="Aptos" w:eastAsiaTheme="majorEastAsia" w:hAnsi="Aptos" w:cs="Segoe UI"/>
        </w:rPr>
      </w:pPr>
    </w:p>
    <w:p w14:paraId="72F5B5E0" w14:textId="5E69FF41" w:rsidR="4B8F1A60" w:rsidRDefault="4B8F1A60" w:rsidP="646E8C2C">
      <w:pPr>
        <w:pStyle w:val="paragraph"/>
        <w:spacing w:before="0" w:beforeAutospacing="0" w:after="0" w:afterAutospacing="0"/>
        <w:jc w:val="center"/>
        <w:rPr>
          <w:rStyle w:val="eop"/>
          <w:rFonts w:ascii="Aptos" w:eastAsiaTheme="majorEastAsia" w:hAnsi="Aptos" w:cs="Segoe UI"/>
        </w:rPr>
      </w:pPr>
    </w:p>
    <w:p w14:paraId="3EC75DA0" w14:textId="2B0A8015" w:rsidR="4B8F1A60" w:rsidRDefault="4B8F1A60" w:rsidP="646E8C2C">
      <w:pPr>
        <w:pStyle w:val="paragraph"/>
        <w:spacing w:before="0" w:beforeAutospacing="0" w:after="0" w:afterAutospacing="0"/>
        <w:jc w:val="center"/>
        <w:rPr>
          <w:rStyle w:val="eop"/>
          <w:rFonts w:ascii="Aptos" w:eastAsiaTheme="majorEastAsia" w:hAnsi="Aptos" w:cs="Segoe UI"/>
        </w:rPr>
      </w:pPr>
    </w:p>
    <w:p w14:paraId="4EC33BDB" w14:textId="78D59BCD" w:rsidR="4B8F1A60" w:rsidRDefault="4B8F1A60" w:rsidP="646E8C2C">
      <w:pPr>
        <w:pStyle w:val="paragraph"/>
        <w:spacing w:before="0" w:beforeAutospacing="0" w:after="0" w:afterAutospacing="0"/>
        <w:jc w:val="center"/>
        <w:rPr>
          <w:rStyle w:val="eop"/>
          <w:rFonts w:ascii="Aptos" w:eastAsiaTheme="majorEastAsia" w:hAnsi="Aptos" w:cs="Segoe UI"/>
        </w:rPr>
      </w:pPr>
    </w:p>
    <w:p w14:paraId="25DE9A18" w14:textId="1FB830A5" w:rsidR="4B8F1A60" w:rsidRDefault="4B8F1A60" w:rsidP="646E8C2C">
      <w:pPr>
        <w:pStyle w:val="paragraph"/>
        <w:spacing w:before="0" w:beforeAutospacing="0" w:after="0" w:afterAutospacing="0"/>
        <w:jc w:val="center"/>
        <w:rPr>
          <w:rStyle w:val="eop"/>
          <w:rFonts w:ascii="Aptos" w:eastAsiaTheme="majorEastAsia" w:hAnsi="Aptos" w:cs="Segoe UI"/>
        </w:rPr>
      </w:pPr>
    </w:p>
    <w:p w14:paraId="049BEA6E" w14:textId="5052AD17" w:rsidR="4B8F1A60" w:rsidRDefault="4B8F1A60" w:rsidP="646E8C2C">
      <w:pPr>
        <w:pStyle w:val="paragraph"/>
        <w:spacing w:before="0" w:beforeAutospacing="0" w:after="0" w:afterAutospacing="0"/>
        <w:jc w:val="center"/>
        <w:rPr>
          <w:rStyle w:val="eop"/>
          <w:rFonts w:ascii="Aptos" w:eastAsiaTheme="majorEastAsia" w:hAnsi="Aptos" w:cs="Segoe UI"/>
        </w:rPr>
      </w:pPr>
    </w:p>
    <w:p w14:paraId="09473D3D" w14:textId="6E5377ED" w:rsidR="4B8F1A60" w:rsidRDefault="4B8F1A60" w:rsidP="646E8C2C">
      <w:pPr>
        <w:pStyle w:val="paragraph"/>
        <w:spacing w:before="0" w:beforeAutospacing="0" w:after="0" w:afterAutospacing="0"/>
        <w:jc w:val="center"/>
        <w:rPr>
          <w:rStyle w:val="eop"/>
          <w:rFonts w:ascii="Aptos" w:eastAsiaTheme="majorEastAsia" w:hAnsi="Aptos" w:cs="Segoe UI"/>
        </w:rPr>
      </w:pPr>
    </w:p>
    <w:p w14:paraId="04BA8961" w14:textId="1C1A07CB" w:rsidR="4B8F1A60" w:rsidRDefault="4B8F1A60" w:rsidP="646E8C2C">
      <w:pPr>
        <w:pStyle w:val="paragraph"/>
        <w:spacing w:before="0" w:beforeAutospacing="0" w:after="0" w:afterAutospacing="0"/>
        <w:jc w:val="center"/>
        <w:rPr>
          <w:rStyle w:val="eop"/>
          <w:rFonts w:ascii="Aptos" w:eastAsiaTheme="majorEastAsia" w:hAnsi="Aptos" w:cs="Segoe UI"/>
        </w:rPr>
      </w:pPr>
    </w:p>
    <w:p w14:paraId="4F6699DE" w14:textId="56A6BF89" w:rsidR="4B8F1A60" w:rsidRDefault="4B8F1A60" w:rsidP="646E8C2C">
      <w:pPr>
        <w:pStyle w:val="paragraph"/>
        <w:spacing w:before="0" w:beforeAutospacing="0" w:after="0" w:afterAutospacing="0"/>
        <w:jc w:val="center"/>
        <w:rPr>
          <w:rStyle w:val="eop"/>
          <w:rFonts w:ascii="Aptos" w:eastAsiaTheme="majorEastAsia" w:hAnsi="Aptos" w:cs="Segoe UI"/>
        </w:rPr>
      </w:pPr>
    </w:p>
    <w:p w14:paraId="47C67D53" w14:textId="32F9AA3C" w:rsidR="4B8F1A60" w:rsidRDefault="4B8F1A60" w:rsidP="646E8C2C">
      <w:pPr>
        <w:pStyle w:val="paragraph"/>
        <w:spacing w:before="0" w:beforeAutospacing="0" w:after="0" w:afterAutospacing="0"/>
        <w:jc w:val="center"/>
        <w:rPr>
          <w:rStyle w:val="eop"/>
          <w:rFonts w:ascii="Aptos" w:eastAsiaTheme="majorEastAsia" w:hAnsi="Aptos" w:cs="Segoe UI"/>
        </w:rPr>
      </w:pPr>
    </w:p>
    <w:p w14:paraId="1E84897F" w14:textId="012B5CF6" w:rsidR="4B8F1A60" w:rsidRDefault="4B8F1A60" w:rsidP="646E8C2C">
      <w:pPr>
        <w:pStyle w:val="paragraph"/>
        <w:spacing w:before="0" w:beforeAutospacing="0" w:after="0" w:afterAutospacing="0"/>
        <w:jc w:val="center"/>
        <w:rPr>
          <w:rStyle w:val="eop"/>
          <w:rFonts w:ascii="Aptos" w:eastAsiaTheme="majorEastAsia" w:hAnsi="Aptos" w:cs="Segoe UI"/>
        </w:rPr>
      </w:pPr>
    </w:p>
    <w:p w14:paraId="35CB17CD" w14:textId="4B447E04" w:rsidR="4B8F1A60" w:rsidRDefault="4B8F1A60" w:rsidP="646E8C2C">
      <w:pPr>
        <w:pStyle w:val="paragraph"/>
        <w:spacing w:before="0" w:beforeAutospacing="0" w:after="0" w:afterAutospacing="0"/>
        <w:jc w:val="center"/>
        <w:rPr>
          <w:rStyle w:val="eop"/>
          <w:rFonts w:ascii="Aptos" w:eastAsiaTheme="majorEastAsia" w:hAnsi="Aptos" w:cs="Segoe UI"/>
        </w:rPr>
      </w:pPr>
    </w:p>
    <w:p w14:paraId="6D562F41" w14:textId="76B2B2F6" w:rsidR="4B8F1A60" w:rsidRDefault="4B8F1A60" w:rsidP="646E8C2C">
      <w:pPr>
        <w:pStyle w:val="paragraph"/>
        <w:spacing w:before="0" w:beforeAutospacing="0" w:after="0" w:afterAutospacing="0"/>
        <w:jc w:val="center"/>
        <w:rPr>
          <w:rStyle w:val="eop"/>
          <w:rFonts w:ascii="Aptos" w:eastAsiaTheme="majorEastAsia" w:hAnsi="Aptos" w:cs="Segoe UI"/>
        </w:rPr>
      </w:pPr>
    </w:p>
    <w:p w14:paraId="46BEF1FD" w14:textId="711C4EB2" w:rsidR="4B8F1A60" w:rsidRDefault="4B8F1A60" w:rsidP="646E8C2C">
      <w:pPr>
        <w:pStyle w:val="paragraph"/>
        <w:spacing w:before="0" w:beforeAutospacing="0" w:after="0" w:afterAutospacing="0"/>
        <w:jc w:val="center"/>
        <w:rPr>
          <w:rStyle w:val="eop"/>
          <w:rFonts w:ascii="Aptos" w:eastAsiaTheme="majorEastAsia" w:hAnsi="Aptos" w:cs="Segoe UI"/>
        </w:rPr>
      </w:pPr>
    </w:p>
    <w:p w14:paraId="7F4D0B89" w14:textId="3F2D3B5E" w:rsidR="4B8F1A60" w:rsidRDefault="4B8F1A60" w:rsidP="646E8C2C">
      <w:pPr>
        <w:pStyle w:val="paragraph"/>
        <w:spacing w:before="0" w:beforeAutospacing="0" w:after="0" w:afterAutospacing="0"/>
        <w:jc w:val="center"/>
        <w:rPr>
          <w:rStyle w:val="eop"/>
          <w:rFonts w:ascii="Aptos" w:eastAsiaTheme="majorEastAsia" w:hAnsi="Aptos" w:cs="Segoe UI"/>
        </w:rPr>
      </w:pPr>
    </w:p>
    <w:p w14:paraId="751F6AA1" w14:textId="509857F7" w:rsidR="4B8F1A60" w:rsidRDefault="4B8F1A60" w:rsidP="646E8C2C">
      <w:pPr>
        <w:pStyle w:val="paragraph"/>
        <w:spacing w:before="0" w:beforeAutospacing="0" w:after="0" w:afterAutospacing="0"/>
        <w:jc w:val="center"/>
        <w:rPr>
          <w:rStyle w:val="eop"/>
          <w:rFonts w:ascii="Aptos" w:eastAsiaTheme="majorEastAsia" w:hAnsi="Aptos" w:cs="Segoe UI"/>
        </w:rPr>
      </w:pPr>
    </w:p>
    <w:p w14:paraId="4065EE61" w14:textId="64DD8EA8" w:rsidR="4B8F1A60" w:rsidRDefault="6F620B73" w:rsidP="6F620B73">
      <w:pPr>
        <w:spacing w:beforeAutospacing="1" w:after="0" w:afterAutospacing="1" w:line="240" w:lineRule="auto"/>
        <w:outlineLvl w:val="2"/>
        <w:rPr>
          <w:rFonts w:ascii="Times New Roman" w:eastAsia="Times New Roman" w:hAnsi="Times New Roman" w:cs="Times New Roman"/>
          <w:b/>
          <w:bCs/>
          <w:sz w:val="27"/>
          <w:szCs w:val="27"/>
          <w:lang w:eastAsia="es-PA"/>
        </w:rPr>
      </w:pPr>
      <w:bookmarkStart w:id="12" w:name="_Toc1596640180"/>
      <w:r w:rsidRPr="6F620B73">
        <w:rPr>
          <w:rFonts w:ascii="Times New Roman" w:eastAsia="Times New Roman" w:hAnsi="Times New Roman" w:cs="Times New Roman"/>
          <w:b/>
          <w:bCs/>
          <w:sz w:val="27"/>
          <w:szCs w:val="27"/>
          <w:lang w:eastAsia="es-PA"/>
        </w:rPr>
        <w:t>Fase 1</w:t>
      </w:r>
      <w:bookmarkEnd w:id="12"/>
    </w:p>
    <w:p w14:paraId="20754491" w14:textId="2876BD2B" w:rsidR="4B8F1A60" w:rsidRDefault="4B8F1A60" w:rsidP="646E8C2C">
      <w:pPr>
        <w:pStyle w:val="paragraph"/>
        <w:spacing w:before="0" w:beforeAutospacing="0" w:after="0" w:afterAutospacing="0"/>
        <w:rPr>
          <w:rStyle w:val="eop"/>
          <w:rFonts w:ascii="Aptos" w:eastAsiaTheme="majorEastAsia" w:hAnsi="Aptos" w:cs="Segoe UI"/>
          <w:b/>
          <w:bCs/>
        </w:rPr>
      </w:pPr>
    </w:p>
    <w:p w14:paraId="2B6151B7" w14:textId="462D058D" w:rsidR="4B8F1A60" w:rsidRDefault="4B8F1A60" w:rsidP="646E8C2C">
      <w:pPr>
        <w:pStyle w:val="paragraph"/>
        <w:spacing w:before="0" w:beforeAutospacing="0" w:after="0" w:afterAutospacing="0"/>
        <w:jc w:val="both"/>
        <w:rPr>
          <w:rFonts w:eastAsiaTheme="majorEastAsia"/>
          <w:b/>
          <w:bCs/>
        </w:rPr>
      </w:pPr>
    </w:p>
    <w:p w14:paraId="38D51856" w14:textId="77777777" w:rsidR="00777255" w:rsidRPr="00777255" w:rsidRDefault="00777255" w:rsidP="00777255">
      <w:pPr>
        <w:pStyle w:val="paragraph"/>
        <w:spacing w:before="0" w:beforeAutospacing="0" w:after="0" w:afterAutospacing="0"/>
        <w:jc w:val="both"/>
        <w:textAlignment w:val="baseline"/>
        <w:rPr>
          <w:rFonts w:eastAsiaTheme="majorEastAsia"/>
          <w:b/>
          <w:bCs/>
        </w:rPr>
      </w:pPr>
      <w:r w:rsidRPr="00777255">
        <w:rPr>
          <w:rFonts w:eastAsiaTheme="majorEastAsia"/>
          <w:b/>
          <w:bCs/>
        </w:rPr>
        <w:t>Descripción del Proyecto – Plataforma E-commerce “RockStore”</w:t>
      </w:r>
    </w:p>
    <w:p w14:paraId="621361BF" w14:textId="77777777" w:rsidR="00777255" w:rsidRPr="00777255" w:rsidRDefault="00777255" w:rsidP="00777255">
      <w:pPr>
        <w:pStyle w:val="paragraph"/>
        <w:spacing w:before="0" w:beforeAutospacing="0" w:after="0" w:afterAutospacing="0"/>
        <w:jc w:val="both"/>
        <w:textAlignment w:val="baseline"/>
        <w:rPr>
          <w:rFonts w:eastAsiaTheme="majorEastAsia"/>
          <w:b/>
          <w:bCs/>
        </w:rPr>
      </w:pPr>
      <w:r w:rsidRPr="00777255">
        <w:rPr>
          <w:rFonts w:eastAsiaTheme="majorEastAsia"/>
          <w:b/>
          <w:bCs/>
        </w:rPr>
        <w:t>Introducción</w:t>
      </w:r>
    </w:p>
    <w:p w14:paraId="019DAC3C" w14:textId="77777777" w:rsidR="00777255" w:rsidRPr="00777255" w:rsidRDefault="00777255" w:rsidP="00777255">
      <w:pPr>
        <w:pStyle w:val="paragraph"/>
        <w:spacing w:before="0" w:beforeAutospacing="0" w:after="0" w:afterAutospacing="0"/>
        <w:jc w:val="both"/>
        <w:textAlignment w:val="baseline"/>
        <w:rPr>
          <w:rFonts w:eastAsiaTheme="majorEastAsia"/>
          <w:b/>
          <w:bCs/>
        </w:rPr>
      </w:pPr>
    </w:p>
    <w:p w14:paraId="1C99D9AB" w14:textId="77777777" w:rsidR="00777255" w:rsidRPr="00777255" w:rsidRDefault="00777255" w:rsidP="00777255">
      <w:pPr>
        <w:pStyle w:val="paragraph"/>
        <w:spacing w:before="0" w:beforeAutospacing="0" w:after="0" w:afterAutospacing="0"/>
        <w:jc w:val="both"/>
        <w:textAlignment w:val="baseline"/>
        <w:rPr>
          <w:rFonts w:eastAsiaTheme="majorEastAsia"/>
        </w:rPr>
      </w:pPr>
      <w:r w:rsidRPr="00777255">
        <w:rPr>
          <w:rFonts w:eastAsiaTheme="majorEastAsia"/>
        </w:rPr>
        <w:t>El proyecto RockStore es una aplicación web de comercio electrónico enfocada en la venta de productos relacionados con la cultura del rock, como camisetas, instrumentos musicales, vinilos, accesorios, pósters y artículos coleccionables. Su objetivo principal es ofrecer una experiencia digital inmersiva y dinámica que permita a los fanáticos del rock adquirir productos de forma sencilla, rápida y segura, al tiempo que el sistema automatiza la gestión administrativa y de inventarios.</w:t>
      </w:r>
    </w:p>
    <w:p w14:paraId="0C445283" w14:textId="77777777" w:rsidR="00777255" w:rsidRPr="00777255" w:rsidRDefault="00777255" w:rsidP="00777255">
      <w:pPr>
        <w:pStyle w:val="paragraph"/>
        <w:spacing w:before="0" w:beforeAutospacing="0" w:after="0" w:afterAutospacing="0"/>
        <w:jc w:val="both"/>
        <w:textAlignment w:val="baseline"/>
        <w:rPr>
          <w:rFonts w:eastAsiaTheme="majorEastAsia"/>
        </w:rPr>
      </w:pPr>
    </w:p>
    <w:p w14:paraId="1D6D18B3" w14:textId="548EC70C" w:rsidR="00777255" w:rsidRDefault="00777255" w:rsidP="0077705A">
      <w:pPr>
        <w:pStyle w:val="paragraph"/>
        <w:spacing w:before="0" w:beforeAutospacing="0" w:after="0" w:afterAutospacing="0"/>
        <w:jc w:val="both"/>
        <w:textAlignment w:val="baseline"/>
        <w:rPr>
          <w:rFonts w:eastAsiaTheme="majorEastAsia"/>
        </w:rPr>
      </w:pPr>
      <w:r w:rsidRPr="00777255">
        <w:rPr>
          <w:rFonts w:eastAsiaTheme="majorEastAsia"/>
        </w:rPr>
        <w:t>El proyecto surge de la necesidad de digitalizar la venta de productos temáticos en un entorno moderno y funcional, donde el usuario pueda interactuar con un catálogo especializado y el administrador tenga control total sobre el inventario y las estadísticas de ventas. Esta plataforma busca combinar una identidad visual fuerte y temática rockera con una arquitectura técnica robusta basada en principios de ingeniería de software orientada a objetos y modelado UWE (UML-based Web Engineering).</w:t>
      </w:r>
    </w:p>
    <w:p w14:paraId="63ED2DBB" w14:textId="77777777" w:rsidR="0077705A" w:rsidRPr="00777255" w:rsidRDefault="0077705A" w:rsidP="0077705A">
      <w:pPr>
        <w:pStyle w:val="paragraph"/>
        <w:spacing w:before="0" w:beforeAutospacing="0" w:after="0" w:afterAutospacing="0"/>
        <w:jc w:val="both"/>
        <w:textAlignment w:val="baseline"/>
        <w:rPr>
          <w:rFonts w:eastAsiaTheme="majorEastAsia"/>
        </w:rPr>
      </w:pPr>
    </w:p>
    <w:p w14:paraId="439D2C12" w14:textId="74A66596" w:rsidR="00777255" w:rsidRDefault="00777255" w:rsidP="00777255">
      <w:pPr>
        <w:pStyle w:val="paragraph"/>
        <w:spacing w:before="0" w:beforeAutospacing="0" w:after="0" w:afterAutospacing="0"/>
        <w:jc w:val="both"/>
        <w:textAlignment w:val="baseline"/>
        <w:rPr>
          <w:rFonts w:eastAsiaTheme="majorEastAsia"/>
          <w:b/>
          <w:bCs/>
        </w:rPr>
      </w:pPr>
      <w:r w:rsidRPr="00777255">
        <w:rPr>
          <w:rFonts w:eastAsiaTheme="majorEastAsia"/>
          <w:b/>
          <w:bCs/>
        </w:rPr>
        <w:t>Descripción general del sistema</w:t>
      </w:r>
    </w:p>
    <w:p w14:paraId="025D9FDF" w14:textId="77777777" w:rsidR="0077705A" w:rsidRPr="00777255" w:rsidRDefault="0077705A" w:rsidP="00777255">
      <w:pPr>
        <w:pStyle w:val="paragraph"/>
        <w:spacing w:before="0" w:beforeAutospacing="0" w:after="0" w:afterAutospacing="0"/>
        <w:jc w:val="both"/>
        <w:textAlignment w:val="baseline"/>
        <w:rPr>
          <w:rFonts w:eastAsiaTheme="majorEastAsia"/>
          <w:b/>
          <w:bCs/>
        </w:rPr>
      </w:pPr>
    </w:p>
    <w:p w14:paraId="65915795" w14:textId="77777777" w:rsidR="00777255" w:rsidRPr="00777255" w:rsidRDefault="00777255" w:rsidP="00777255">
      <w:pPr>
        <w:pStyle w:val="paragraph"/>
        <w:spacing w:before="0" w:beforeAutospacing="0" w:after="0" w:afterAutospacing="0"/>
        <w:jc w:val="both"/>
        <w:textAlignment w:val="baseline"/>
        <w:rPr>
          <w:rFonts w:eastAsiaTheme="majorEastAsia"/>
        </w:rPr>
      </w:pPr>
      <w:r w:rsidRPr="00777255">
        <w:rPr>
          <w:rFonts w:eastAsiaTheme="majorEastAsia"/>
        </w:rPr>
        <w:t>El sistema está diseñado bajo una arquitectura cliente-servidor, en la que el frontend ofrece una interfaz amigable y visualmente atractiva, mientras que el backend se encarga del procesamiento de la información, gestión de datos y control de los flujos transaccionales.</w:t>
      </w:r>
    </w:p>
    <w:p w14:paraId="13D9DF73" w14:textId="77777777" w:rsidR="00777255" w:rsidRPr="00777255" w:rsidRDefault="00777255" w:rsidP="00777255">
      <w:pPr>
        <w:pStyle w:val="paragraph"/>
        <w:spacing w:before="0" w:beforeAutospacing="0" w:after="0" w:afterAutospacing="0"/>
        <w:jc w:val="both"/>
        <w:textAlignment w:val="baseline"/>
        <w:rPr>
          <w:rFonts w:eastAsiaTheme="majorEastAsia"/>
        </w:rPr>
      </w:pPr>
      <w:r w:rsidRPr="00777255">
        <w:rPr>
          <w:rFonts w:eastAsiaTheme="majorEastAsia"/>
        </w:rPr>
        <w:t>El sitio web cuenta con dos tipos de usuarios principales: el Usuario (cliente) y el Administrador.</w:t>
      </w:r>
      <w:r w:rsidRPr="00777255">
        <w:rPr>
          <w:rFonts w:eastAsiaTheme="majorEastAsia"/>
        </w:rPr>
        <w:br/>
        <w:t>Cada uno desempeña funciones específicas que garantizan el correcto funcionamiento del sistema:</w:t>
      </w:r>
    </w:p>
    <w:p w14:paraId="285DFCF8" w14:textId="77777777" w:rsidR="00777255" w:rsidRPr="00777255" w:rsidRDefault="00777255" w:rsidP="00777255">
      <w:pPr>
        <w:pStyle w:val="paragraph"/>
        <w:numPr>
          <w:ilvl w:val="0"/>
          <w:numId w:val="9"/>
        </w:numPr>
        <w:spacing w:before="0" w:beforeAutospacing="0" w:after="0" w:afterAutospacing="0"/>
        <w:jc w:val="both"/>
        <w:textAlignment w:val="baseline"/>
        <w:rPr>
          <w:rFonts w:eastAsiaTheme="majorEastAsia"/>
        </w:rPr>
      </w:pPr>
      <w:r w:rsidRPr="00777255">
        <w:rPr>
          <w:rFonts w:eastAsiaTheme="majorEastAsia"/>
        </w:rPr>
        <w:t>El Usuario puede navegar por el catálogo de productos, agregar artículos a su carrito, eliminarlos o editarlos, y finalmente realizar la compra.</w:t>
      </w:r>
    </w:p>
    <w:p w14:paraId="38BE86CB" w14:textId="77777777" w:rsidR="00777255" w:rsidRPr="00777255" w:rsidRDefault="00777255" w:rsidP="00777255">
      <w:pPr>
        <w:pStyle w:val="paragraph"/>
        <w:numPr>
          <w:ilvl w:val="0"/>
          <w:numId w:val="9"/>
        </w:numPr>
        <w:spacing w:before="0" w:beforeAutospacing="0" w:after="0" w:afterAutospacing="0"/>
        <w:jc w:val="both"/>
        <w:textAlignment w:val="baseline"/>
        <w:rPr>
          <w:rFonts w:eastAsiaTheme="majorEastAsia"/>
        </w:rPr>
      </w:pPr>
      <w:r w:rsidRPr="00777255">
        <w:rPr>
          <w:rFonts w:eastAsiaTheme="majorEastAsia"/>
        </w:rPr>
        <w:t>El Administrador es responsable de mantener actualizado el inventario, agregar o retirar productos del sistema y generar reportes de venta para el análisis del desempeño comercial.</w:t>
      </w:r>
    </w:p>
    <w:p w14:paraId="0045E547" w14:textId="77777777" w:rsidR="00777255" w:rsidRPr="00777255" w:rsidRDefault="00777255" w:rsidP="00777255">
      <w:pPr>
        <w:pStyle w:val="paragraph"/>
        <w:spacing w:before="0" w:beforeAutospacing="0" w:after="0" w:afterAutospacing="0"/>
        <w:jc w:val="both"/>
        <w:textAlignment w:val="baseline"/>
        <w:rPr>
          <w:rFonts w:eastAsiaTheme="majorEastAsia"/>
        </w:rPr>
      </w:pPr>
      <w:r w:rsidRPr="00777255">
        <w:rPr>
          <w:rFonts w:eastAsiaTheme="majorEastAsia"/>
        </w:rPr>
        <w:t>El diagrama de casos de uso muestra cómo ambos actores interactúan con el sistema a través de los procesos principales de gestión de carrito, gestión y actualización de inventario, y generación de reportes.</w:t>
      </w:r>
    </w:p>
    <w:p w14:paraId="20F8D7F8" w14:textId="77777777" w:rsidR="0077705A" w:rsidRPr="00777255" w:rsidRDefault="0077705A" w:rsidP="002B6804">
      <w:pPr>
        <w:pStyle w:val="paragraph"/>
        <w:spacing w:before="0" w:beforeAutospacing="0" w:after="0" w:afterAutospacing="0"/>
        <w:jc w:val="both"/>
        <w:textAlignment w:val="baseline"/>
        <w:rPr>
          <w:rFonts w:eastAsiaTheme="majorEastAsia"/>
          <w:b/>
          <w:bCs/>
        </w:rPr>
      </w:pPr>
    </w:p>
    <w:p w14:paraId="50F6155E" w14:textId="75FA9262" w:rsidR="002B6804" w:rsidRDefault="002B6804" w:rsidP="002B6804">
      <w:pPr>
        <w:pStyle w:val="paragraph"/>
        <w:spacing w:before="0" w:beforeAutospacing="0" w:after="0" w:afterAutospacing="0"/>
        <w:jc w:val="both"/>
        <w:textAlignment w:val="baseline"/>
        <w:rPr>
          <w:rFonts w:eastAsiaTheme="majorEastAsia"/>
          <w:b/>
          <w:bCs/>
        </w:rPr>
      </w:pPr>
      <w:r w:rsidRPr="002B6804">
        <w:rPr>
          <w:rFonts w:eastAsiaTheme="majorEastAsia"/>
          <w:b/>
          <w:bCs/>
        </w:rPr>
        <w:t>Objetivo general</w:t>
      </w:r>
    </w:p>
    <w:p w14:paraId="4A69E557" w14:textId="77777777" w:rsidR="0077705A" w:rsidRPr="002B6804" w:rsidRDefault="0077705A" w:rsidP="002B6804">
      <w:pPr>
        <w:pStyle w:val="paragraph"/>
        <w:spacing w:before="0" w:beforeAutospacing="0" w:after="0" w:afterAutospacing="0"/>
        <w:jc w:val="both"/>
        <w:textAlignment w:val="baseline"/>
        <w:rPr>
          <w:rFonts w:eastAsiaTheme="majorEastAsia"/>
          <w:b/>
          <w:bCs/>
        </w:rPr>
      </w:pPr>
    </w:p>
    <w:p w14:paraId="0B9E86CD" w14:textId="69BF8838" w:rsidR="002B6804" w:rsidRPr="00777255" w:rsidRDefault="002B6804" w:rsidP="002B6804">
      <w:pPr>
        <w:pStyle w:val="paragraph"/>
        <w:spacing w:before="0" w:beforeAutospacing="0" w:after="0" w:afterAutospacing="0"/>
        <w:jc w:val="both"/>
        <w:textAlignment w:val="baseline"/>
        <w:rPr>
          <w:rFonts w:eastAsiaTheme="majorEastAsia"/>
        </w:rPr>
      </w:pPr>
      <w:r w:rsidRPr="002B6804">
        <w:rPr>
          <w:rFonts w:eastAsiaTheme="majorEastAsia"/>
        </w:rPr>
        <w:t>Diseñar e implementar una página e-commerce funcional y adaptable que permita la compra y gestión de productos del género rock, integrando los procesos de navegación, carrito de compras, actualización de inventario y control administrativo en un entorno centralizado.</w:t>
      </w:r>
    </w:p>
    <w:p w14:paraId="0407B9DD" w14:textId="77777777" w:rsidR="002B6804" w:rsidRDefault="002B6804" w:rsidP="002B6804">
      <w:pPr>
        <w:pStyle w:val="paragraph"/>
        <w:spacing w:before="0" w:beforeAutospacing="0" w:after="0" w:afterAutospacing="0"/>
        <w:jc w:val="both"/>
        <w:textAlignment w:val="baseline"/>
        <w:rPr>
          <w:rFonts w:eastAsiaTheme="majorEastAsia"/>
        </w:rPr>
      </w:pPr>
    </w:p>
    <w:p w14:paraId="7A43530F" w14:textId="77777777" w:rsidR="0077705A" w:rsidRDefault="0077705A" w:rsidP="002B6804">
      <w:pPr>
        <w:pStyle w:val="paragraph"/>
        <w:spacing w:before="0" w:beforeAutospacing="0" w:after="0" w:afterAutospacing="0"/>
        <w:jc w:val="both"/>
        <w:textAlignment w:val="baseline"/>
        <w:rPr>
          <w:rFonts w:eastAsiaTheme="majorEastAsia"/>
        </w:rPr>
      </w:pPr>
    </w:p>
    <w:p w14:paraId="5232D197" w14:textId="77777777" w:rsidR="0077705A" w:rsidRDefault="0077705A" w:rsidP="002B6804">
      <w:pPr>
        <w:pStyle w:val="paragraph"/>
        <w:spacing w:before="0" w:beforeAutospacing="0" w:after="0" w:afterAutospacing="0"/>
        <w:jc w:val="both"/>
        <w:textAlignment w:val="baseline"/>
        <w:rPr>
          <w:rFonts w:eastAsiaTheme="majorEastAsia"/>
        </w:rPr>
      </w:pPr>
    </w:p>
    <w:p w14:paraId="3A457339" w14:textId="77777777" w:rsidR="0077705A" w:rsidRDefault="0077705A" w:rsidP="002B6804">
      <w:pPr>
        <w:pStyle w:val="paragraph"/>
        <w:spacing w:before="0" w:beforeAutospacing="0" w:after="0" w:afterAutospacing="0"/>
        <w:jc w:val="both"/>
        <w:textAlignment w:val="baseline"/>
        <w:rPr>
          <w:rFonts w:eastAsiaTheme="majorEastAsia"/>
        </w:rPr>
      </w:pPr>
    </w:p>
    <w:p w14:paraId="6FFCFBC0" w14:textId="77777777" w:rsidR="0077705A" w:rsidRDefault="0077705A" w:rsidP="002B6804">
      <w:pPr>
        <w:pStyle w:val="paragraph"/>
        <w:spacing w:before="0" w:beforeAutospacing="0" w:after="0" w:afterAutospacing="0"/>
        <w:jc w:val="both"/>
        <w:textAlignment w:val="baseline"/>
        <w:rPr>
          <w:rFonts w:eastAsiaTheme="majorEastAsia"/>
        </w:rPr>
      </w:pPr>
    </w:p>
    <w:p w14:paraId="0C0082AD" w14:textId="77777777" w:rsidR="0077705A" w:rsidRDefault="0077705A" w:rsidP="002B6804">
      <w:pPr>
        <w:pStyle w:val="paragraph"/>
        <w:spacing w:before="0" w:beforeAutospacing="0" w:after="0" w:afterAutospacing="0"/>
        <w:jc w:val="both"/>
        <w:textAlignment w:val="baseline"/>
        <w:rPr>
          <w:rFonts w:eastAsiaTheme="majorEastAsia"/>
        </w:rPr>
      </w:pPr>
    </w:p>
    <w:p w14:paraId="4775D88B" w14:textId="77777777" w:rsidR="0077705A" w:rsidRPr="002B6804" w:rsidRDefault="0077705A" w:rsidP="002B6804">
      <w:pPr>
        <w:pStyle w:val="paragraph"/>
        <w:spacing w:before="0" w:beforeAutospacing="0" w:after="0" w:afterAutospacing="0"/>
        <w:jc w:val="both"/>
        <w:textAlignment w:val="baseline"/>
        <w:rPr>
          <w:rFonts w:eastAsiaTheme="majorEastAsia"/>
        </w:rPr>
      </w:pPr>
    </w:p>
    <w:p w14:paraId="5BA61D2B" w14:textId="77777777" w:rsidR="002B6804" w:rsidRDefault="002B6804" w:rsidP="002B6804">
      <w:pPr>
        <w:pStyle w:val="paragraph"/>
        <w:spacing w:before="0" w:beforeAutospacing="0" w:after="0" w:afterAutospacing="0"/>
        <w:jc w:val="both"/>
        <w:textAlignment w:val="baseline"/>
        <w:rPr>
          <w:rFonts w:eastAsiaTheme="majorEastAsia"/>
          <w:b/>
          <w:bCs/>
        </w:rPr>
      </w:pPr>
      <w:r w:rsidRPr="002B6804">
        <w:rPr>
          <w:rFonts w:eastAsiaTheme="majorEastAsia"/>
          <w:b/>
          <w:bCs/>
        </w:rPr>
        <w:t>Objetivos específicos</w:t>
      </w:r>
    </w:p>
    <w:p w14:paraId="42618018" w14:textId="77777777" w:rsidR="0077705A" w:rsidRPr="002B6804" w:rsidRDefault="0077705A" w:rsidP="002B6804">
      <w:pPr>
        <w:pStyle w:val="paragraph"/>
        <w:spacing w:before="0" w:beforeAutospacing="0" w:after="0" w:afterAutospacing="0"/>
        <w:jc w:val="both"/>
        <w:textAlignment w:val="baseline"/>
        <w:rPr>
          <w:rFonts w:eastAsiaTheme="majorEastAsia"/>
          <w:b/>
          <w:bCs/>
        </w:rPr>
      </w:pPr>
    </w:p>
    <w:p w14:paraId="0EB9EB64" w14:textId="77777777" w:rsidR="002B6804" w:rsidRPr="002B6804" w:rsidRDefault="002B6804" w:rsidP="002B6804">
      <w:pPr>
        <w:pStyle w:val="paragraph"/>
        <w:numPr>
          <w:ilvl w:val="0"/>
          <w:numId w:val="8"/>
        </w:numPr>
        <w:spacing w:before="0" w:beforeAutospacing="0" w:after="0" w:afterAutospacing="0"/>
        <w:jc w:val="both"/>
        <w:textAlignment w:val="baseline"/>
        <w:rPr>
          <w:rFonts w:eastAsiaTheme="majorEastAsia"/>
        </w:rPr>
      </w:pPr>
      <w:r w:rsidRPr="002B6804">
        <w:rPr>
          <w:rFonts w:eastAsiaTheme="majorEastAsia"/>
        </w:rPr>
        <w:t>Permitir a los usuarios navegar por los productos disponibles y gestionar su carrito de compras.</w:t>
      </w:r>
    </w:p>
    <w:p w14:paraId="0D881CF8" w14:textId="77777777" w:rsidR="002B6804" w:rsidRPr="002B6804" w:rsidRDefault="002B6804" w:rsidP="002B6804">
      <w:pPr>
        <w:pStyle w:val="paragraph"/>
        <w:numPr>
          <w:ilvl w:val="0"/>
          <w:numId w:val="8"/>
        </w:numPr>
        <w:spacing w:before="0" w:beforeAutospacing="0" w:after="0" w:afterAutospacing="0"/>
        <w:jc w:val="both"/>
        <w:textAlignment w:val="baseline"/>
        <w:rPr>
          <w:rFonts w:eastAsiaTheme="majorEastAsia"/>
        </w:rPr>
      </w:pPr>
      <w:r w:rsidRPr="002B6804">
        <w:rPr>
          <w:rFonts w:eastAsiaTheme="majorEastAsia"/>
        </w:rPr>
        <w:t>Automatizar la actualización del inventario tras cada transacción.</w:t>
      </w:r>
    </w:p>
    <w:p w14:paraId="39CC0E11" w14:textId="77777777" w:rsidR="002B6804" w:rsidRPr="002B6804" w:rsidRDefault="002B6804" w:rsidP="002B6804">
      <w:pPr>
        <w:pStyle w:val="paragraph"/>
        <w:numPr>
          <w:ilvl w:val="0"/>
          <w:numId w:val="8"/>
        </w:numPr>
        <w:spacing w:before="0" w:beforeAutospacing="0" w:after="0" w:afterAutospacing="0"/>
        <w:jc w:val="both"/>
        <w:textAlignment w:val="baseline"/>
        <w:rPr>
          <w:rFonts w:eastAsiaTheme="majorEastAsia"/>
        </w:rPr>
      </w:pPr>
      <w:r w:rsidRPr="002B6804">
        <w:rPr>
          <w:rFonts w:eastAsiaTheme="majorEastAsia"/>
        </w:rPr>
        <w:t>Proporcionar al administrador herramientas de control y generación de reportes de ventas.</w:t>
      </w:r>
    </w:p>
    <w:p w14:paraId="64446FF3" w14:textId="77777777" w:rsidR="002B6804" w:rsidRPr="002B6804" w:rsidRDefault="002B6804" w:rsidP="002B6804">
      <w:pPr>
        <w:pStyle w:val="paragraph"/>
        <w:numPr>
          <w:ilvl w:val="0"/>
          <w:numId w:val="8"/>
        </w:numPr>
        <w:spacing w:before="0" w:beforeAutospacing="0" w:after="0" w:afterAutospacing="0"/>
        <w:jc w:val="both"/>
        <w:textAlignment w:val="baseline"/>
        <w:rPr>
          <w:rFonts w:eastAsiaTheme="majorEastAsia"/>
        </w:rPr>
      </w:pPr>
      <w:r w:rsidRPr="002B6804">
        <w:rPr>
          <w:rFonts w:eastAsiaTheme="majorEastAsia"/>
        </w:rPr>
        <w:t>Garantizar una interfaz atractiva, rápida y fácil de usar tanto para clientes como para el administrador</w:t>
      </w:r>
    </w:p>
    <w:p w14:paraId="2B9A2014" w14:textId="77777777" w:rsidR="000219DD" w:rsidRDefault="000219DD" w:rsidP="0077705A">
      <w:pPr>
        <w:pStyle w:val="paragraph"/>
        <w:spacing w:before="0" w:beforeAutospacing="0" w:after="0" w:afterAutospacing="0"/>
        <w:textAlignment w:val="baseline"/>
        <w:rPr>
          <w:rStyle w:val="eop"/>
          <w:rFonts w:eastAsiaTheme="majorEastAsia"/>
        </w:rPr>
      </w:pPr>
    </w:p>
    <w:p w14:paraId="1B8160CD" w14:textId="77777777" w:rsidR="0077705A" w:rsidRPr="0077705A" w:rsidRDefault="0077705A" w:rsidP="0077705A">
      <w:pPr>
        <w:pStyle w:val="paragraph"/>
        <w:spacing w:before="0" w:beforeAutospacing="0" w:after="0" w:afterAutospacing="0"/>
        <w:jc w:val="both"/>
        <w:textAlignment w:val="baseline"/>
        <w:rPr>
          <w:rFonts w:eastAsiaTheme="majorEastAsia"/>
          <w:b/>
          <w:bCs/>
        </w:rPr>
      </w:pPr>
      <w:r w:rsidRPr="0077705A">
        <w:rPr>
          <w:rFonts w:eastAsiaTheme="majorEastAsia"/>
          <w:b/>
          <w:bCs/>
        </w:rPr>
        <w:t>Alcance del sistema</w:t>
      </w:r>
    </w:p>
    <w:p w14:paraId="0A0D0582" w14:textId="77777777" w:rsidR="0077705A" w:rsidRPr="0077705A" w:rsidRDefault="0077705A" w:rsidP="0077705A">
      <w:pPr>
        <w:pStyle w:val="paragraph"/>
        <w:spacing w:before="0" w:beforeAutospacing="0" w:after="0" w:afterAutospacing="0"/>
        <w:jc w:val="both"/>
        <w:textAlignment w:val="baseline"/>
        <w:rPr>
          <w:rFonts w:eastAsiaTheme="majorEastAsia"/>
        </w:rPr>
      </w:pPr>
    </w:p>
    <w:p w14:paraId="4D6B66FF" w14:textId="74D65554" w:rsidR="0077705A" w:rsidRDefault="0077705A" w:rsidP="0077705A">
      <w:pPr>
        <w:pStyle w:val="paragraph"/>
        <w:spacing w:before="0" w:beforeAutospacing="0" w:after="0" w:afterAutospacing="0"/>
        <w:jc w:val="both"/>
        <w:textAlignment w:val="baseline"/>
        <w:rPr>
          <w:rFonts w:eastAsiaTheme="majorEastAsia"/>
        </w:rPr>
      </w:pPr>
      <w:r w:rsidRPr="0077705A">
        <w:rPr>
          <w:rFonts w:eastAsiaTheme="majorEastAsia"/>
        </w:rPr>
        <w:t>El sistema abarca todo el flujo de compra, desde la visualización del catálogo hasta la generación de reportes.</w:t>
      </w:r>
      <w:r w:rsidRPr="0077705A">
        <w:rPr>
          <w:rFonts w:eastAsiaTheme="majorEastAsia"/>
        </w:rPr>
        <w:br/>
        <w:t>Incluye funciones de autenticación, registro de usuarios, navegación por categorías, carrito dinámico, gestión de inventario y generación de informes administrativos.</w:t>
      </w:r>
      <w:r w:rsidRPr="0077705A">
        <w:rPr>
          <w:rFonts w:eastAsiaTheme="majorEastAsia"/>
        </w:rPr>
        <w:br/>
        <w:t>En versiones futuras, se planea incluir módulos de historial de pedidos, pasarela de pagos en línea, notificaciones por correo electrónico y recomendaciones personalizadas.</w:t>
      </w:r>
    </w:p>
    <w:p w14:paraId="3C5349F4" w14:textId="77777777" w:rsidR="0077705A" w:rsidRDefault="0077705A" w:rsidP="0077705A">
      <w:pPr>
        <w:pStyle w:val="paragraph"/>
        <w:spacing w:before="0" w:beforeAutospacing="0" w:after="0" w:afterAutospacing="0"/>
        <w:jc w:val="both"/>
        <w:textAlignment w:val="baseline"/>
        <w:rPr>
          <w:rFonts w:eastAsiaTheme="majorEastAsia"/>
        </w:rPr>
      </w:pPr>
    </w:p>
    <w:p w14:paraId="2490A26A" w14:textId="77777777" w:rsidR="0077705A" w:rsidRPr="0077705A" w:rsidRDefault="0077705A" w:rsidP="0077705A">
      <w:pPr>
        <w:pStyle w:val="paragraph"/>
        <w:spacing w:before="0" w:beforeAutospacing="0" w:after="0" w:afterAutospacing="0"/>
        <w:jc w:val="both"/>
        <w:textAlignment w:val="baseline"/>
        <w:rPr>
          <w:rFonts w:eastAsiaTheme="majorEastAsia"/>
        </w:rPr>
      </w:pPr>
    </w:p>
    <w:p w14:paraId="407E1315" w14:textId="02F73337" w:rsidR="0077705A" w:rsidRDefault="6F620B73" w:rsidP="6F620B73">
      <w:pPr>
        <w:spacing w:beforeAutospacing="1" w:after="0" w:afterAutospacing="1" w:line="240" w:lineRule="auto"/>
        <w:textAlignment w:val="baseline"/>
        <w:outlineLvl w:val="2"/>
        <w:rPr>
          <w:rFonts w:ascii="Times New Roman" w:eastAsia="Times New Roman" w:hAnsi="Times New Roman" w:cs="Times New Roman"/>
          <w:b/>
          <w:bCs/>
          <w:sz w:val="27"/>
          <w:szCs w:val="27"/>
          <w:lang w:eastAsia="es-PA"/>
        </w:rPr>
      </w:pPr>
      <w:bookmarkStart w:id="13" w:name="_Toc19219391"/>
      <w:r w:rsidRPr="6F620B73">
        <w:rPr>
          <w:rFonts w:ascii="Times New Roman" w:eastAsia="Times New Roman" w:hAnsi="Times New Roman" w:cs="Times New Roman"/>
          <w:b/>
          <w:bCs/>
          <w:sz w:val="27"/>
          <w:szCs w:val="27"/>
          <w:lang w:eastAsia="es-PA"/>
        </w:rPr>
        <w:t>Tabla de requisitos Funcionales</w:t>
      </w:r>
      <w:bookmarkEnd w:id="13"/>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930"/>
        <w:gridCol w:w="3930"/>
        <w:gridCol w:w="3600"/>
      </w:tblGrid>
      <w:tr w:rsidR="646E8C2C" w14:paraId="01DC3817" w14:textId="77777777" w:rsidTr="6F620B73">
        <w:trPr>
          <w:trHeight w:val="300"/>
        </w:trPr>
        <w:tc>
          <w:tcPr>
            <w:tcW w:w="930" w:type="dxa"/>
            <w:tcMar>
              <w:left w:w="105" w:type="dxa"/>
              <w:right w:w="105" w:type="dxa"/>
            </w:tcMar>
          </w:tcPr>
          <w:p w14:paraId="56E18FE9" w14:textId="2062CC5A"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b/>
                <w:bCs/>
                <w:sz w:val="22"/>
                <w:szCs w:val="22"/>
              </w:rPr>
              <w:t>No.</w:t>
            </w:r>
          </w:p>
        </w:tc>
        <w:tc>
          <w:tcPr>
            <w:tcW w:w="3930" w:type="dxa"/>
            <w:tcMar>
              <w:left w:w="105" w:type="dxa"/>
              <w:right w:w="105" w:type="dxa"/>
            </w:tcMar>
          </w:tcPr>
          <w:p w14:paraId="7B2AD641" w14:textId="1D04C051"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b/>
                <w:bCs/>
                <w:sz w:val="22"/>
                <w:szCs w:val="22"/>
              </w:rPr>
              <w:t>Descripción</w:t>
            </w:r>
          </w:p>
        </w:tc>
        <w:tc>
          <w:tcPr>
            <w:tcW w:w="3600" w:type="dxa"/>
            <w:tcMar>
              <w:left w:w="105" w:type="dxa"/>
              <w:right w:w="105" w:type="dxa"/>
            </w:tcMar>
          </w:tcPr>
          <w:p w14:paraId="358F38D1" w14:textId="7DAC1428"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b/>
                <w:bCs/>
                <w:sz w:val="22"/>
                <w:szCs w:val="22"/>
              </w:rPr>
              <w:t>Usuario involucrado</w:t>
            </w:r>
          </w:p>
        </w:tc>
      </w:tr>
      <w:tr w:rsidR="646E8C2C" w14:paraId="5762E6D8" w14:textId="77777777" w:rsidTr="6F620B73">
        <w:trPr>
          <w:trHeight w:val="300"/>
        </w:trPr>
        <w:tc>
          <w:tcPr>
            <w:tcW w:w="930" w:type="dxa"/>
            <w:tcMar>
              <w:left w:w="105" w:type="dxa"/>
              <w:right w:w="105" w:type="dxa"/>
            </w:tcMar>
          </w:tcPr>
          <w:p w14:paraId="75643F76" w14:textId="0AB04E83"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RF1</w:t>
            </w:r>
          </w:p>
        </w:tc>
        <w:tc>
          <w:tcPr>
            <w:tcW w:w="3930" w:type="dxa"/>
            <w:tcMar>
              <w:left w:w="105" w:type="dxa"/>
              <w:right w:w="105" w:type="dxa"/>
            </w:tcMar>
          </w:tcPr>
          <w:p w14:paraId="0A8E98C2" w14:textId="29FAB565"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El sistema debe permitir iniciar sesión, registrarse</w:t>
            </w:r>
          </w:p>
        </w:tc>
        <w:tc>
          <w:tcPr>
            <w:tcW w:w="3600" w:type="dxa"/>
            <w:tcMar>
              <w:left w:w="105" w:type="dxa"/>
              <w:right w:w="105" w:type="dxa"/>
            </w:tcMar>
          </w:tcPr>
          <w:p w14:paraId="3C794920" w14:textId="7AF5874E"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Cliente y admin</w:t>
            </w:r>
          </w:p>
        </w:tc>
      </w:tr>
      <w:tr w:rsidR="646E8C2C" w14:paraId="098BEE55" w14:textId="77777777" w:rsidTr="6F620B73">
        <w:trPr>
          <w:trHeight w:val="300"/>
        </w:trPr>
        <w:tc>
          <w:tcPr>
            <w:tcW w:w="930" w:type="dxa"/>
            <w:tcMar>
              <w:left w:w="105" w:type="dxa"/>
              <w:right w:w="105" w:type="dxa"/>
            </w:tcMar>
          </w:tcPr>
          <w:p w14:paraId="22ABA5F3" w14:textId="3432FCBE"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RF2</w:t>
            </w:r>
          </w:p>
        </w:tc>
        <w:tc>
          <w:tcPr>
            <w:tcW w:w="3930" w:type="dxa"/>
            <w:tcMar>
              <w:left w:w="105" w:type="dxa"/>
              <w:right w:w="105" w:type="dxa"/>
            </w:tcMar>
          </w:tcPr>
          <w:p w14:paraId="5DC01DE9" w14:textId="7544546A"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El sistema debe permitir agregar, editar y eliminar elementos al inventario</w:t>
            </w:r>
          </w:p>
        </w:tc>
        <w:tc>
          <w:tcPr>
            <w:tcW w:w="3600" w:type="dxa"/>
            <w:tcMar>
              <w:left w:w="105" w:type="dxa"/>
              <w:right w:w="105" w:type="dxa"/>
            </w:tcMar>
          </w:tcPr>
          <w:p w14:paraId="7C79855E" w14:textId="208B4959"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admin</w:t>
            </w:r>
          </w:p>
        </w:tc>
      </w:tr>
      <w:tr w:rsidR="646E8C2C" w14:paraId="711CA4F4" w14:textId="77777777" w:rsidTr="6F620B73">
        <w:trPr>
          <w:trHeight w:val="300"/>
        </w:trPr>
        <w:tc>
          <w:tcPr>
            <w:tcW w:w="930" w:type="dxa"/>
            <w:tcMar>
              <w:left w:w="105" w:type="dxa"/>
              <w:right w:w="105" w:type="dxa"/>
            </w:tcMar>
          </w:tcPr>
          <w:p w14:paraId="6161D745" w14:textId="079A09FE"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RF3</w:t>
            </w:r>
          </w:p>
        </w:tc>
        <w:tc>
          <w:tcPr>
            <w:tcW w:w="3930" w:type="dxa"/>
            <w:tcMar>
              <w:left w:w="105" w:type="dxa"/>
              <w:right w:w="105" w:type="dxa"/>
            </w:tcMar>
          </w:tcPr>
          <w:p w14:paraId="0DB92BF4" w14:textId="442525B1"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El sistema debe actualizar el inventario una vez que el usuario realice una compra</w:t>
            </w:r>
          </w:p>
        </w:tc>
        <w:tc>
          <w:tcPr>
            <w:tcW w:w="3600" w:type="dxa"/>
            <w:tcMar>
              <w:left w:w="105" w:type="dxa"/>
              <w:right w:w="105" w:type="dxa"/>
            </w:tcMar>
          </w:tcPr>
          <w:p w14:paraId="2DE4DB72" w14:textId="739DD3A6"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admin</w:t>
            </w:r>
          </w:p>
        </w:tc>
      </w:tr>
      <w:tr w:rsidR="646E8C2C" w14:paraId="25171544" w14:textId="77777777" w:rsidTr="6F620B73">
        <w:trPr>
          <w:trHeight w:val="300"/>
        </w:trPr>
        <w:tc>
          <w:tcPr>
            <w:tcW w:w="930" w:type="dxa"/>
            <w:tcMar>
              <w:left w:w="105" w:type="dxa"/>
              <w:right w:w="105" w:type="dxa"/>
            </w:tcMar>
          </w:tcPr>
          <w:p w14:paraId="15D7879D" w14:textId="7254938D"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RF4</w:t>
            </w:r>
          </w:p>
        </w:tc>
        <w:tc>
          <w:tcPr>
            <w:tcW w:w="3930" w:type="dxa"/>
            <w:tcMar>
              <w:left w:w="105" w:type="dxa"/>
              <w:right w:w="105" w:type="dxa"/>
            </w:tcMar>
          </w:tcPr>
          <w:p w14:paraId="221FCCF7" w14:textId="0E5AC223"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El sistema debe permitir generar y descargar reportes de las ventas realizadas con filtros para elegir fechas.</w:t>
            </w:r>
          </w:p>
        </w:tc>
        <w:tc>
          <w:tcPr>
            <w:tcW w:w="3600" w:type="dxa"/>
            <w:tcMar>
              <w:left w:w="105" w:type="dxa"/>
              <w:right w:w="105" w:type="dxa"/>
            </w:tcMar>
          </w:tcPr>
          <w:p w14:paraId="14A12CF7" w14:textId="026A6F7C"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admin</w:t>
            </w:r>
          </w:p>
        </w:tc>
      </w:tr>
      <w:tr w:rsidR="646E8C2C" w14:paraId="0BF3D5FC" w14:textId="77777777" w:rsidTr="6F620B73">
        <w:trPr>
          <w:trHeight w:val="300"/>
        </w:trPr>
        <w:tc>
          <w:tcPr>
            <w:tcW w:w="930" w:type="dxa"/>
            <w:tcMar>
              <w:left w:w="105" w:type="dxa"/>
              <w:right w:w="105" w:type="dxa"/>
            </w:tcMar>
          </w:tcPr>
          <w:p w14:paraId="4D5980DF" w14:textId="154984DB"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RF5</w:t>
            </w:r>
          </w:p>
        </w:tc>
        <w:tc>
          <w:tcPr>
            <w:tcW w:w="3930" w:type="dxa"/>
            <w:tcMar>
              <w:left w:w="105" w:type="dxa"/>
              <w:right w:w="105" w:type="dxa"/>
            </w:tcMar>
          </w:tcPr>
          <w:p w14:paraId="130C572C" w14:textId="00B37D79"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Agregar/editar y eliminar al carrito  - usuario</w:t>
            </w:r>
          </w:p>
        </w:tc>
        <w:tc>
          <w:tcPr>
            <w:tcW w:w="3600" w:type="dxa"/>
            <w:tcMar>
              <w:left w:w="105" w:type="dxa"/>
              <w:right w:w="105" w:type="dxa"/>
            </w:tcMar>
          </w:tcPr>
          <w:p w14:paraId="06156AE4" w14:textId="6F77E554"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cliente</w:t>
            </w:r>
          </w:p>
        </w:tc>
      </w:tr>
      <w:tr w:rsidR="646E8C2C" w14:paraId="6C5C8E09" w14:textId="77777777" w:rsidTr="6F620B73">
        <w:trPr>
          <w:trHeight w:val="300"/>
        </w:trPr>
        <w:tc>
          <w:tcPr>
            <w:tcW w:w="930" w:type="dxa"/>
            <w:tcMar>
              <w:left w:w="105" w:type="dxa"/>
              <w:right w:w="105" w:type="dxa"/>
            </w:tcMar>
          </w:tcPr>
          <w:p w14:paraId="0ADA7FCC" w14:textId="45D617D3"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RF6</w:t>
            </w:r>
          </w:p>
        </w:tc>
        <w:tc>
          <w:tcPr>
            <w:tcW w:w="3930" w:type="dxa"/>
            <w:tcMar>
              <w:left w:w="105" w:type="dxa"/>
              <w:right w:w="105" w:type="dxa"/>
            </w:tcMar>
          </w:tcPr>
          <w:p w14:paraId="260CCF87" w14:textId="61B7860C" w:rsidR="646E8C2C" w:rsidRDefault="646E8C2C" w:rsidP="646E8C2C">
            <w:pPr>
              <w:pStyle w:val="TableParagraph"/>
              <w:spacing w:before="146"/>
              <w:ind w:left="0" w:right="4"/>
              <w:jc w:val="left"/>
              <w:rPr>
                <w:rFonts w:ascii="Calibri" w:eastAsia="Calibri" w:hAnsi="Calibri" w:cs="Calibri"/>
              </w:rPr>
            </w:pPr>
            <w:r w:rsidRPr="646E8C2C">
              <w:rPr>
                <w:rFonts w:ascii="Calibri" w:eastAsia="Calibri" w:hAnsi="Calibri" w:cs="Calibri"/>
              </w:rPr>
              <w:t xml:space="preserve">El sistema debe permitir finalizar la Compra </w:t>
            </w:r>
          </w:p>
        </w:tc>
        <w:tc>
          <w:tcPr>
            <w:tcW w:w="3600" w:type="dxa"/>
            <w:tcMar>
              <w:left w:w="105" w:type="dxa"/>
              <w:right w:w="105" w:type="dxa"/>
            </w:tcMar>
          </w:tcPr>
          <w:p w14:paraId="212518D9" w14:textId="338C1971"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cliente</w:t>
            </w:r>
          </w:p>
        </w:tc>
      </w:tr>
      <w:tr w:rsidR="646E8C2C" w14:paraId="6B124196" w14:textId="77777777" w:rsidTr="6F620B73">
        <w:trPr>
          <w:trHeight w:val="300"/>
        </w:trPr>
        <w:tc>
          <w:tcPr>
            <w:tcW w:w="930" w:type="dxa"/>
            <w:tcMar>
              <w:left w:w="105" w:type="dxa"/>
              <w:right w:w="105" w:type="dxa"/>
            </w:tcMar>
          </w:tcPr>
          <w:p w14:paraId="4EC92636" w14:textId="4AD1E111"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RF7</w:t>
            </w:r>
          </w:p>
        </w:tc>
        <w:tc>
          <w:tcPr>
            <w:tcW w:w="3930" w:type="dxa"/>
            <w:tcMar>
              <w:left w:w="105" w:type="dxa"/>
              <w:right w:w="105" w:type="dxa"/>
            </w:tcMar>
          </w:tcPr>
          <w:p w14:paraId="3E6EBC6A" w14:textId="661060AF"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Actualizar el inventario (se restan las unidades del inventario cuando un cliente compra y se agrega cuando se surte el inventario)</w:t>
            </w:r>
          </w:p>
          <w:p w14:paraId="297898A5" w14:textId="5F61CC3D" w:rsidR="646E8C2C" w:rsidRDefault="646E8C2C" w:rsidP="646E8C2C">
            <w:pPr>
              <w:widowControl w:val="0"/>
              <w:spacing w:before="146"/>
              <w:ind w:left="10" w:right="4"/>
              <w:rPr>
                <w:rFonts w:ascii="Calibri" w:eastAsia="Calibri" w:hAnsi="Calibri" w:cs="Calibri"/>
                <w:sz w:val="22"/>
                <w:szCs w:val="22"/>
              </w:rPr>
            </w:pPr>
          </w:p>
        </w:tc>
        <w:tc>
          <w:tcPr>
            <w:tcW w:w="3600" w:type="dxa"/>
            <w:tcMar>
              <w:left w:w="105" w:type="dxa"/>
              <w:right w:w="105" w:type="dxa"/>
            </w:tcMar>
          </w:tcPr>
          <w:p w14:paraId="777D32F5" w14:textId="136B9CD9"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cliente</w:t>
            </w:r>
          </w:p>
        </w:tc>
      </w:tr>
      <w:tr w:rsidR="646E8C2C" w14:paraId="581F7B50" w14:textId="77777777" w:rsidTr="6F620B73">
        <w:trPr>
          <w:trHeight w:val="300"/>
        </w:trPr>
        <w:tc>
          <w:tcPr>
            <w:tcW w:w="930" w:type="dxa"/>
            <w:tcMar>
              <w:left w:w="105" w:type="dxa"/>
              <w:right w:w="105" w:type="dxa"/>
            </w:tcMar>
          </w:tcPr>
          <w:p w14:paraId="5CD58A69" w14:textId="404F1B32" w:rsidR="646E8C2C" w:rsidRDefault="6F620B73" w:rsidP="646E8C2C">
            <w:pPr>
              <w:spacing w:after="200" w:line="276" w:lineRule="auto"/>
              <w:rPr>
                <w:rFonts w:ascii="Calibri" w:eastAsia="Calibri" w:hAnsi="Calibri" w:cs="Calibri"/>
                <w:sz w:val="22"/>
                <w:szCs w:val="22"/>
              </w:rPr>
            </w:pPr>
            <w:r w:rsidRPr="6F620B73">
              <w:rPr>
                <w:rFonts w:ascii="Calibri" w:eastAsia="Calibri" w:hAnsi="Calibri" w:cs="Calibri"/>
                <w:sz w:val="22"/>
                <w:szCs w:val="22"/>
              </w:rPr>
              <w:t>R8</w:t>
            </w:r>
          </w:p>
        </w:tc>
        <w:tc>
          <w:tcPr>
            <w:tcW w:w="3930" w:type="dxa"/>
            <w:tcMar>
              <w:left w:w="105" w:type="dxa"/>
              <w:right w:w="105" w:type="dxa"/>
            </w:tcMar>
          </w:tcPr>
          <w:p w14:paraId="33D10357" w14:textId="6CF9470D" w:rsidR="646E8C2C" w:rsidRDefault="646E8C2C" w:rsidP="646E8C2C">
            <w:pPr>
              <w:pStyle w:val="TableParagraph"/>
              <w:spacing w:before="146"/>
              <w:ind w:right="4"/>
              <w:jc w:val="left"/>
              <w:rPr>
                <w:rFonts w:ascii="Calibri" w:eastAsia="Calibri" w:hAnsi="Calibri" w:cs="Calibri"/>
              </w:rPr>
            </w:pPr>
            <w:r w:rsidRPr="646E8C2C">
              <w:rPr>
                <w:rFonts w:ascii="Calibri" w:eastAsia="Calibri" w:hAnsi="Calibri" w:cs="Calibri"/>
              </w:rPr>
              <w:t>El sistema debe permitir filtrar los elementos: tipo de producto, talla, color…. Productos nuevos, destacados</w:t>
            </w:r>
          </w:p>
          <w:p w14:paraId="7A5B3D0D" w14:textId="32BB35C8" w:rsidR="646E8C2C" w:rsidRDefault="646E8C2C" w:rsidP="646E8C2C">
            <w:pPr>
              <w:widowControl w:val="0"/>
              <w:spacing w:before="146"/>
              <w:ind w:left="10" w:right="4"/>
              <w:rPr>
                <w:rFonts w:ascii="Calibri" w:eastAsia="Calibri" w:hAnsi="Calibri" w:cs="Calibri"/>
                <w:sz w:val="22"/>
                <w:szCs w:val="22"/>
              </w:rPr>
            </w:pPr>
          </w:p>
        </w:tc>
        <w:tc>
          <w:tcPr>
            <w:tcW w:w="3600" w:type="dxa"/>
            <w:tcMar>
              <w:left w:w="105" w:type="dxa"/>
              <w:right w:w="105" w:type="dxa"/>
            </w:tcMar>
          </w:tcPr>
          <w:p w14:paraId="786DB801" w14:textId="1786C388"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Cliente y admin</w:t>
            </w:r>
          </w:p>
        </w:tc>
      </w:tr>
    </w:tbl>
    <w:p w14:paraId="61469D03" w14:textId="5A66AC55" w:rsidR="0077705A" w:rsidRDefault="0077705A" w:rsidP="646E8C2C">
      <w:pPr>
        <w:spacing w:after="200" w:line="276" w:lineRule="auto"/>
        <w:textAlignment w:val="baseline"/>
        <w:rPr>
          <w:rFonts w:ascii="Calibri" w:eastAsia="Calibri" w:hAnsi="Calibri" w:cs="Calibri"/>
          <w:color w:val="000000" w:themeColor="text1"/>
          <w:sz w:val="22"/>
          <w:szCs w:val="22"/>
        </w:rPr>
      </w:pPr>
    </w:p>
    <w:p w14:paraId="27C3592A" w14:textId="69550AFE" w:rsidR="0077705A" w:rsidRDefault="6F620B73" w:rsidP="6F620B73">
      <w:pPr>
        <w:spacing w:beforeAutospacing="1" w:after="0" w:afterAutospacing="1" w:line="240" w:lineRule="auto"/>
        <w:textAlignment w:val="baseline"/>
        <w:outlineLvl w:val="2"/>
        <w:rPr>
          <w:rFonts w:ascii="Times New Roman" w:eastAsia="Times New Roman" w:hAnsi="Times New Roman" w:cs="Times New Roman"/>
          <w:b/>
          <w:bCs/>
          <w:sz w:val="27"/>
          <w:szCs w:val="27"/>
          <w:lang w:eastAsia="es-PA"/>
        </w:rPr>
      </w:pPr>
      <w:bookmarkStart w:id="14" w:name="_Toc1169341553"/>
      <w:r w:rsidRPr="6F620B73">
        <w:rPr>
          <w:rFonts w:ascii="Times New Roman" w:eastAsia="Times New Roman" w:hAnsi="Times New Roman" w:cs="Times New Roman"/>
          <w:b/>
          <w:bCs/>
          <w:sz w:val="27"/>
          <w:szCs w:val="27"/>
          <w:lang w:eastAsia="es-PA"/>
        </w:rPr>
        <w:t>Tabla de requisitos No Funcionales</w:t>
      </w:r>
      <w:bookmarkEnd w:id="14"/>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690"/>
        <w:gridCol w:w="5085"/>
        <w:gridCol w:w="2655"/>
      </w:tblGrid>
      <w:tr w:rsidR="646E8C2C" w14:paraId="063FBAE6" w14:textId="77777777" w:rsidTr="6F620B73">
        <w:trPr>
          <w:trHeight w:val="300"/>
        </w:trPr>
        <w:tc>
          <w:tcPr>
            <w:tcW w:w="690" w:type="dxa"/>
            <w:tcMar>
              <w:left w:w="105" w:type="dxa"/>
              <w:right w:w="105" w:type="dxa"/>
            </w:tcMar>
          </w:tcPr>
          <w:p w14:paraId="4911582C" w14:textId="54998B02"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No.</w:t>
            </w:r>
          </w:p>
        </w:tc>
        <w:tc>
          <w:tcPr>
            <w:tcW w:w="5085" w:type="dxa"/>
            <w:tcMar>
              <w:left w:w="105" w:type="dxa"/>
              <w:right w:w="105" w:type="dxa"/>
            </w:tcMar>
          </w:tcPr>
          <w:p w14:paraId="31EA3D17" w14:textId="7B4B69BB"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Descripción</w:t>
            </w:r>
          </w:p>
        </w:tc>
        <w:tc>
          <w:tcPr>
            <w:tcW w:w="2655" w:type="dxa"/>
            <w:tcMar>
              <w:left w:w="105" w:type="dxa"/>
              <w:right w:w="105" w:type="dxa"/>
            </w:tcMar>
          </w:tcPr>
          <w:p w14:paraId="7532825D" w14:textId="724F8417"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Tipo de RNF</w:t>
            </w:r>
          </w:p>
        </w:tc>
      </w:tr>
      <w:tr w:rsidR="646E8C2C" w14:paraId="27D94066" w14:textId="77777777" w:rsidTr="6F620B73">
        <w:trPr>
          <w:trHeight w:val="300"/>
        </w:trPr>
        <w:tc>
          <w:tcPr>
            <w:tcW w:w="690" w:type="dxa"/>
            <w:tcMar>
              <w:left w:w="105" w:type="dxa"/>
              <w:right w:w="105" w:type="dxa"/>
            </w:tcMar>
          </w:tcPr>
          <w:p w14:paraId="006542AC" w14:textId="21B00411" w:rsidR="646E8C2C" w:rsidRDefault="646E8C2C" w:rsidP="646E8C2C">
            <w:pPr>
              <w:spacing w:after="200" w:line="276" w:lineRule="auto"/>
              <w:rPr>
                <w:rFonts w:ascii="Calibri" w:eastAsia="Calibri" w:hAnsi="Calibri" w:cs="Calibri"/>
                <w:sz w:val="22"/>
                <w:szCs w:val="22"/>
              </w:rPr>
            </w:pPr>
            <w:r w:rsidRPr="646E8C2C">
              <w:rPr>
                <w:rFonts w:ascii="Calibri" w:eastAsia="Calibri" w:hAnsi="Calibri" w:cs="Calibri"/>
                <w:sz w:val="22"/>
                <w:szCs w:val="22"/>
              </w:rPr>
              <w:t>RNF1</w:t>
            </w:r>
          </w:p>
        </w:tc>
        <w:tc>
          <w:tcPr>
            <w:tcW w:w="5085" w:type="dxa"/>
            <w:tcMar>
              <w:left w:w="105" w:type="dxa"/>
              <w:right w:w="105" w:type="dxa"/>
            </w:tcMar>
          </w:tcPr>
          <w:p w14:paraId="5031D566" w14:textId="5CC790F5" w:rsidR="646E8C2C" w:rsidRDefault="6F620B73" w:rsidP="646E8C2C">
            <w:pPr>
              <w:spacing w:after="200" w:line="276" w:lineRule="auto"/>
              <w:rPr>
                <w:rFonts w:ascii="Calibri" w:eastAsia="Calibri" w:hAnsi="Calibri" w:cs="Calibri"/>
                <w:sz w:val="22"/>
                <w:szCs w:val="22"/>
              </w:rPr>
            </w:pPr>
            <w:r w:rsidRPr="6F620B73">
              <w:rPr>
                <w:rFonts w:ascii="Calibri" w:eastAsia="Calibri" w:hAnsi="Calibri" w:cs="Calibri"/>
                <w:sz w:val="22"/>
                <w:szCs w:val="22"/>
              </w:rPr>
              <w:t>El sistema deberá cargar cada página o vista en un tiempo máximo de 3 segundos bajo condiciones normales de red, garantizando una navegación fluida tanto para usuarios como administradores.</w:t>
            </w:r>
          </w:p>
        </w:tc>
        <w:tc>
          <w:tcPr>
            <w:tcW w:w="2655" w:type="dxa"/>
            <w:tcMar>
              <w:left w:w="105" w:type="dxa"/>
              <w:right w:w="105" w:type="dxa"/>
            </w:tcMar>
          </w:tcPr>
          <w:p w14:paraId="33875F00" w14:textId="030A6077" w:rsidR="646E8C2C" w:rsidRDefault="6F620B73" w:rsidP="6F620B73">
            <w:pPr>
              <w:spacing w:after="200" w:line="276" w:lineRule="auto"/>
              <w:rPr>
                <w:rFonts w:ascii="Calibri" w:eastAsia="Calibri" w:hAnsi="Calibri" w:cs="Calibri"/>
                <w:sz w:val="22"/>
                <w:szCs w:val="22"/>
              </w:rPr>
            </w:pPr>
            <w:r w:rsidRPr="6F620B73">
              <w:rPr>
                <w:rFonts w:ascii="Calibri" w:eastAsia="Calibri" w:hAnsi="Calibri" w:cs="Calibri"/>
                <w:sz w:val="22"/>
                <w:szCs w:val="22"/>
              </w:rPr>
              <w:t>Rendimiento</w:t>
            </w:r>
          </w:p>
        </w:tc>
      </w:tr>
      <w:tr w:rsidR="6F620B73" w14:paraId="69352D0E" w14:textId="77777777" w:rsidTr="6F620B73">
        <w:trPr>
          <w:trHeight w:val="300"/>
        </w:trPr>
        <w:tc>
          <w:tcPr>
            <w:tcW w:w="690" w:type="dxa"/>
            <w:tcMar>
              <w:left w:w="105" w:type="dxa"/>
              <w:right w:w="105" w:type="dxa"/>
            </w:tcMar>
          </w:tcPr>
          <w:p w14:paraId="6B4FC91A" w14:textId="6E067071"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RNF2</w:t>
            </w:r>
          </w:p>
        </w:tc>
        <w:tc>
          <w:tcPr>
            <w:tcW w:w="5085" w:type="dxa"/>
            <w:tcMar>
              <w:left w:w="105" w:type="dxa"/>
              <w:right w:w="105" w:type="dxa"/>
            </w:tcMar>
          </w:tcPr>
          <w:p w14:paraId="2405ED04" w14:textId="08A36D57"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La interfaz deberá ser intuitiva y fácil de usar, con una estructura de navegación clara que permita al usuario completar tareas básicas (como registrarse o realizar una compra) sin necesidad de asistencia.</w:t>
            </w:r>
          </w:p>
        </w:tc>
        <w:tc>
          <w:tcPr>
            <w:tcW w:w="2655" w:type="dxa"/>
            <w:tcMar>
              <w:left w:w="105" w:type="dxa"/>
              <w:right w:w="105" w:type="dxa"/>
            </w:tcMar>
          </w:tcPr>
          <w:p w14:paraId="406104C8" w14:textId="49823B4E"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Usabilidad</w:t>
            </w:r>
          </w:p>
        </w:tc>
      </w:tr>
      <w:tr w:rsidR="6F620B73" w14:paraId="6F6DF398" w14:textId="77777777" w:rsidTr="6F620B73">
        <w:trPr>
          <w:trHeight w:val="300"/>
        </w:trPr>
        <w:tc>
          <w:tcPr>
            <w:tcW w:w="690" w:type="dxa"/>
            <w:tcMar>
              <w:left w:w="105" w:type="dxa"/>
              <w:right w:w="105" w:type="dxa"/>
            </w:tcMar>
          </w:tcPr>
          <w:p w14:paraId="4BA2F1D5" w14:textId="46A62956"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RFN3</w:t>
            </w:r>
          </w:p>
        </w:tc>
        <w:tc>
          <w:tcPr>
            <w:tcW w:w="5085" w:type="dxa"/>
            <w:tcMar>
              <w:left w:w="105" w:type="dxa"/>
              <w:right w:w="105" w:type="dxa"/>
            </w:tcMar>
          </w:tcPr>
          <w:p w14:paraId="3DD38270" w14:textId="1F154A49"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Las credenciales de los usuarios y administradores deberán almacenarse de forma encriptada, y todas las transacciones deberán realizarse mediante conexiones seguras (HTTPS).</w:t>
            </w:r>
          </w:p>
        </w:tc>
        <w:tc>
          <w:tcPr>
            <w:tcW w:w="2655" w:type="dxa"/>
            <w:tcMar>
              <w:left w:w="105" w:type="dxa"/>
              <w:right w:w="105" w:type="dxa"/>
            </w:tcMar>
          </w:tcPr>
          <w:p w14:paraId="7AAB9A54" w14:textId="54E88D26"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Seguridad</w:t>
            </w:r>
          </w:p>
        </w:tc>
      </w:tr>
      <w:tr w:rsidR="6F620B73" w14:paraId="0362A722" w14:textId="77777777" w:rsidTr="6F620B73">
        <w:trPr>
          <w:trHeight w:val="300"/>
        </w:trPr>
        <w:tc>
          <w:tcPr>
            <w:tcW w:w="690" w:type="dxa"/>
            <w:tcMar>
              <w:left w:w="105" w:type="dxa"/>
              <w:right w:w="105" w:type="dxa"/>
            </w:tcMar>
          </w:tcPr>
          <w:p w14:paraId="0E191D34" w14:textId="16888117"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RFN4</w:t>
            </w:r>
          </w:p>
        </w:tc>
        <w:tc>
          <w:tcPr>
            <w:tcW w:w="5085" w:type="dxa"/>
            <w:tcMar>
              <w:left w:w="105" w:type="dxa"/>
              <w:right w:w="105" w:type="dxa"/>
            </w:tcMar>
          </w:tcPr>
          <w:p w14:paraId="67947C7F" w14:textId="61040946"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El sistema deberá ser compatible con los principales navegadores web (Chrome, Firefox, Edge, Safari) y adaptarse correctamente a dispositivos móviles y de escritorio.</w:t>
            </w:r>
          </w:p>
        </w:tc>
        <w:tc>
          <w:tcPr>
            <w:tcW w:w="2655" w:type="dxa"/>
            <w:tcMar>
              <w:left w:w="105" w:type="dxa"/>
              <w:right w:w="105" w:type="dxa"/>
            </w:tcMar>
          </w:tcPr>
          <w:p w14:paraId="538FB712" w14:textId="70878C64"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compatibilidad</w:t>
            </w:r>
          </w:p>
        </w:tc>
      </w:tr>
      <w:tr w:rsidR="6F620B73" w14:paraId="2704B898" w14:textId="77777777" w:rsidTr="6F620B73">
        <w:trPr>
          <w:trHeight w:val="300"/>
        </w:trPr>
        <w:tc>
          <w:tcPr>
            <w:tcW w:w="690" w:type="dxa"/>
            <w:tcMar>
              <w:left w:w="105" w:type="dxa"/>
              <w:right w:w="105" w:type="dxa"/>
            </w:tcMar>
          </w:tcPr>
          <w:p w14:paraId="1F15293D" w14:textId="76C157A5"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RFN5</w:t>
            </w:r>
          </w:p>
        </w:tc>
        <w:tc>
          <w:tcPr>
            <w:tcW w:w="5085" w:type="dxa"/>
            <w:tcMar>
              <w:left w:w="105" w:type="dxa"/>
              <w:right w:w="105" w:type="dxa"/>
            </w:tcMar>
          </w:tcPr>
          <w:p w14:paraId="5045BB85" w14:textId="55158AC8"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El código fuente deberá estar modularizado y documentado, permitiendo realizar futuras actualizaciones o correcciones sin afectar la funcionalidad principal del sistema.</w:t>
            </w:r>
          </w:p>
        </w:tc>
        <w:tc>
          <w:tcPr>
            <w:tcW w:w="2655" w:type="dxa"/>
            <w:tcMar>
              <w:left w:w="105" w:type="dxa"/>
              <w:right w:w="105" w:type="dxa"/>
            </w:tcMar>
          </w:tcPr>
          <w:p w14:paraId="4488183B" w14:textId="102EABB0" w:rsidR="6F620B73" w:rsidRDefault="6F620B73" w:rsidP="6F620B73">
            <w:pPr>
              <w:spacing w:line="276" w:lineRule="auto"/>
              <w:rPr>
                <w:rFonts w:ascii="Calibri" w:eastAsia="Calibri" w:hAnsi="Calibri" w:cs="Calibri"/>
                <w:sz w:val="22"/>
                <w:szCs w:val="22"/>
              </w:rPr>
            </w:pPr>
            <w:r w:rsidRPr="6F620B73">
              <w:rPr>
                <w:rFonts w:ascii="Calibri" w:eastAsia="Calibri" w:hAnsi="Calibri" w:cs="Calibri"/>
                <w:sz w:val="22"/>
                <w:szCs w:val="22"/>
              </w:rPr>
              <w:t>Mantenibilidad</w:t>
            </w:r>
          </w:p>
        </w:tc>
      </w:tr>
    </w:tbl>
    <w:p w14:paraId="1CE78C45" w14:textId="1574413B" w:rsidR="0077705A" w:rsidRDefault="0077705A" w:rsidP="646E8C2C">
      <w:pPr>
        <w:pStyle w:val="paragraph"/>
        <w:spacing w:before="0" w:beforeAutospacing="0" w:after="0" w:afterAutospacing="0"/>
        <w:textAlignment w:val="baseline"/>
        <w:rPr>
          <w:rStyle w:val="eop"/>
          <w:rFonts w:ascii="Aptos" w:eastAsiaTheme="majorEastAsia" w:hAnsi="Aptos" w:cs="Segoe UI"/>
        </w:rPr>
      </w:pPr>
    </w:p>
    <w:p w14:paraId="2AE62972"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165D8AF4"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5DEA9C75"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2BE582B9" w14:textId="77777777" w:rsidR="000219DD" w:rsidRDefault="000219DD" w:rsidP="000219DD">
      <w:pPr>
        <w:pStyle w:val="paragraph"/>
        <w:spacing w:before="0" w:beforeAutospacing="0" w:after="0" w:afterAutospacing="0"/>
        <w:jc w:val="center"/>
        <w:textAlignment w:val="baseline"/>
        <w:rPr>
          <w:rStyle w:val="eop"/>
          <w:rFonts w:ascii="Aptos" w:eastAsiaTheme="majorEastAsia" w:hAnsi="Aptos" w:cs="Segoe UI"/>
        </w:rPr>
      </w:pPr>
    </w:p>
    <w:p w14:paraId="108B0D34" w14:textId="77777777" w:rsidR="009A73EB" w:rsidRDefault="009A73EB" w:rsidP="000219DD">
      <w:pPr>
        <w:pStyle w:val="paragraph"/>
        <w:spacing w:before="0" w:beforeAutospacing="0" w:after="0" w:afterAutospacing="0"/>
        <w:jc w:val="center"/>
        <w:textAlignment w:val="baseline"/>
        <w:rPr>
          <w:rStyle w:val="eop"/>
          <w:rFonts w:ascii="Aptos" w:eastAsiaTheme="majorEastAsia" w:hAnsi="Aptos" w:cs="Segoe UI"/>
        </w:rPr>
      </w:pPr>
    </w:p>
    <w:p w14:paraId="418D3E98" w14:textId="77777777" w:rsidR="009A73EB" w:rsidRDefault="009A73EB" w:rsidP="000219DD">
      <w:pPr>
        <w:pStyle w:val="paragraph"/>
        <w:spacing w:before="0" w:beforeAutospacing="0" w:after="0" w:afterAutospacing="0"/>
        <w:jc w:val="center"/>
        <w:textAlignment w:val="baseline"/>
        <w:rPr>
          <w:rStyle w:val="eop"/>
          <w:rFonts w:ascii="Aptos" w:eastAsiaTheme="majorEastAsia" w:hAnsi="Aptos" w:cs="Segoe UI"/>
        </w:rPr>
      </w:pPr>
    </w:p>
    <w:p w14:paraId="0A3BD2A1" w14:textId="7D0BEDD7" w:rsidR="646E8C2C" w:rsidRDefault="646E8C2C" w:rsidP="646E8C2C">
      <w:pPr>
        <w:pStyle w:val="paragraph"/>
        <w:spacing w:before="0" w:beforeAutospacing="0" w:after="0" w:afterAutospacing="0"/>
        <w:jc w:val="center"/>
        <w:rPr>
          <w:rStyle w:val="eop"/>
          <w:rFonts w:ascii="Aptos" w:eastAsiaTheme="majorEastAsia" w:hAnsi="Aptos" w:cs="Segoe UI"/>
        </w:rPr>
      </w:pPr>
    </w:p>
    <w:p w14:paraId="54889320" w14:textId="73F12D0F" w:rsidR="646E8C2C"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15" w:name="_Toc1468875430"/>
      <w:r w:rsidRPr="6F620B73">
        <w:rPr>
          <w:rFonts w:ascii="Times New Roman" w:eastAsia="Times New Roman" w:hAnsi="Times New Roman" w:cs="Times New Roman"/>
          <w:b/>
          <w:bCs/>
          <w:sz w:val="27"/>
          <w:szCs w:val="27"/>
          <w:lang w:eastAsia="es-PA"/>
        </w:rPr>
        <w:t>Diagrama de casos de usos</w:t>
      </w:r>
      <w:bookmarkEnd w:id="15"/>
    </w:p>
    <w:p w14:paraId="484BC8AF" w14:textId="74EF8C65" w:rsidR="646E8C2C" w:rsidRDefault="646E8C2C" w:rsidP="646E8C2C">
      <w:pPr>
        <w:pStyle w:val="paragraph"/>
        <w:spacing w:before="0" w:beforeAutospacing="0" w:after="0" w:afterAutospacing="0"/>
        <w:jc w:val="center"/>
        <w:rPr>
          <w:rStyle w:val="eop"/>
          <w:rFonts w:ascii="Aptos" w:eastAsiaTheme="majorEastAsia" w:hAnsi="Aptos" w:cs="Segoe UI"/>
        </w:rPr>
      </w:pPr>
    </w:p>
    <w:p w14:paraId="57EFB18B" w14:textId="7369EF7F" w:rsidR="000219DD" w:rsidRPr="00935F63" w:rsidRDefault="00935F63" w:rsidP="646E8C2C">
      <w:pPr>
        <w:pStyle w:val="paragraph"/>
        <w:spacing w:before="0" w:beforeAutospacing="0" w:after="0" w:afterAutospacing="0"/>
        <w:textAlignment w:val="baseline"/>
        <w:rPr>
          <w:rStyle w:val="eop"/>
          <w:rFonts w:eastAsiaTheme="majorEastAsia"/>
          <w:rPrChange w:id="16" w:author="Unknown" w16du:dateUtc="2025-10-24T04:22:00Z">
            <w:rPr>
              <w:rFonts w:ascii="Aptos" w:eastAsiaTheme="majorEastAsia" w:hAnsi="Aptos" w:cs="Segoe UI"/>
            </w:rPr>
          </w:rPrChange>
        </w:rPr>
      </w:pPr>
      <w:r w:rsidRPr="00935F63">
        <w:rPr>
          <w:rFonts w:eastAsiaTheme="majorEastAsia"/>
          <w:noProof/>
          <w14:ligatures w14:val="standardContextual"/>
          <w:rPrChange w:id="17" w:author="CRISTOFER JIMENEZ" w:date="2025-10-23T23:22:00Z" w16du:dateUtc="2025-10-24T04:22:00Z">
            <w:rPr>
              <w:rFonts w:ascii="Aptos" w:eastAsiaTheme="majorEastAsia" w:hAnsi="Aptos" w:cs="Segoe UI"/>
              <w:noProof/>
              <w14:ligatures w14:val="standardContextual"/>
            </w:rPr>
          </w:rPrChange>
        </w:rPr>
        <w:drawing>
          <wp:anchor distT="0" distB="0" distL="114300" distR="114300" simplePos="0" relativeHeight="251658242" behindDoc="0" locked="0" layoutInCell="1" allowOverlap="1" wp14:anchorId="719891C1" wp14:editId="0D3DD94E">
            <wp:simplePos x="0" y="0"/>
            <wp:positionH relativeFrom="margin">
              <wp:align>center</wp:align>
            </wp:positionH>
            <wp:positionV relativeFrom="paragraph">
              <wp:posOffset>321945</wp:posOffset>
            </wp:positionV>
            <wp:extent cx="6142990" cy="5226050"/>
            <wp:effectExtent l="0" t="0" r="0" b="0"/>
            <wp:wrapSquare wrapText="bothSides"/>
            <wp:docPr id="2092715146" name="Imagen 1">
              <a:extLst xmlns:a="http://schemas.openxmlformats.org/drawingml/2006/main">
                <a:ext uri="{FF2B5EF4-FFF2-40B4-BE49-F238E27FC236}">
                  <a16:creationId xmlns:a16="http://schemas.microsoft.com/office/drawing/2014/main" id="{1A6BB660-0B0F-43F9-A545-99485496ED2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715146" name="Imagen 2092715146"/>
                    <pic:cNvPicPr/>
                  </pic:nvPicPr>
                  <pic:blipFill>
                    <a:blip r:embed="rId9" cstate="print">
                      <a:extLst>
                        <a:ext uri="{28A0092B-C50C-407E-A947-70E740481C1C}">
                          <a14:useLocalDpi xmlns:a14="http://schemas.microsoft.com/office/drawing/2010/main" val="0"/>
                        </a:ext>
                      </a:extLst>
                    </a:blip>
                    <a:stretch>
                      <a:fillRect/>
                    </a:stretch>
                  </pic:blipFill>
                  <pic:spPr>
                    <a:xfrm>
                      <a:off x="0" y="0"/>
                      <a:ext cx="6142990" cy="5226050"/>
                    </a:xfrm>
                    <a:prstGeom prst="rect">
                      <a:avLst/>
                    </a:prstGeom>
                  </pic:spPr>
                </pic:pic>
              </a:graphicData>
            </a:graphic>
            <wp14:sizeRelH relativeFrom="margin">
              <wp14:pctWidth>0</wp14:pctWidth>
            </wp14:sizeRelH>
            <wp14:sizeRelV relativeFrom="margin">
              <wp14:pctHeight>0</wp14:pctHeight>
            </wp14:sizeRelV>
          </wp:anchor>
        </w:drawing>
      </w:r>
      <w:r w:rsidR="000219DD" w:rsidRPr="646E8C2C">
        <w:rPr>
          <w:rStyle w:val="eop"/>
          <w:rFonts w:eastAsiaTheme="majorEastAsia"/>
        </w:rPr>
        <w:t xml:space="preserve">Imagen 1 - </w:t>
      </w:r>
      <w:r w:rsidR="000219DD" w:rsidRPr="646E8C2C">
        <w:rPr>
          <w:rStyle w:val="eop"/>
          <w:rFonts w:eastAsiaTheme="majorEastAsia"/>
          <w:rPrChange w:id="18" w:author="CRISTOFER JIMENEZ" w:date="2025-10-23T23:22:00Z">
            <w:rPr>
              <w:rStyle w:val="eop"/>
              <w:rFonts w:ascii="Aptos" w:eastAsiaTheme="majorEastAsia" w:hAnsi="Aptos" w:cs="Segoe UI"/>
            </w:rPr>
          </w:rPrChange>
        </w:rPr>
        <w:t>Diagrama de casos d</w:t>
      </w:r>
      <w:r w:rsidR="000219DD" w:rsidRPr="646E8C2C">
        <w:rPr>
          <w:rStyle w:val="eop"/>
          <w:rFonts w:eastAsiaTheme="majorEastAsia"/>
        </w:rPr>
        <w:t>e uso</w:t>
      </w:r>
    </w:p>
    <w:p w14:paraId="5718959C" w14:textId="02CA123B" w:rsidR="646E8C2C" w:rsidRDefault="646E8C2C" w:rsidP="646E8C2C">
      <w:pPr>
        <w:pStyle w:val="paragraph"/>
        <w:spacing w:before="0" w:beforeAutospacing="0" w:after="0" w:afterAutospacing="0"/>
        <w:rPr>
          <w:rStyle w:val="eop"/>
          <w:rFonts w:eastAsiaTheme="majorEastAsia"/>
          <w:rPrChange w:id="19" w:author="Unknown" w16du:dateUtc="2025-10-24T04:22:00Z">
            <w:rPr/>
          </w:rPrChange>
        </w:rPr>
      </w:pPr>
    </w:p>
    <w:p w14:paraId="04F24A53" w14:textId="7774A937" w:rsidR="000219DD" w:rsidRDefault="000219DD" w:rsidP="000219DD">
      <w:pPr>
        <w:pStyle w:val="paragraph"/>
        <w:spacing w:before="0" w:beforeAutospacing="0" w:after="0" w:afterAutospacing="0"/>
        <w:textAlignment w:val="baseline"/>
        <w:rPr>
          <w:rStyle w:val="eop"/>
          <w:rFonts w:ascii="Aptos" w:eastAsiaTheme="majorEastAsia" w:hAnsi="Aptos" w:cs="Segoe UI"/>
        </w:rPr>
      </w:pPr>
      <w:r>
        <w:rPr>
          <w:rStyle w:val="eop"/>
          <w:rFonts w:ascii="Aptos" w:eastAsiaTheme="majorEastAsia" w:hAnsi="Aptos" w:cs="Segoe UI"/>
        </w:rPr>
        <w:br w:type="textWrapping" w:clear="all"/>
      </w:r>
    </w:p>
    <w:p w14:paraId="1EA9D54B" w14:textId="6787AEFC" w:rsidR="009A73EB" w:rsidRPr="009A73EB" w:rsidRDefault="009A73EB" w:rsidP="6F620B73">
      <w:pPr>
        <w:spacing w:before="100" w:beforeAutospacing="1" w:after="100" w:afterAutospacing="1" w:line="240" w:lineRule="auto"/>
        <w:outlineLvl w:val="3"/>
        <w:rPr>
          <w:rFonts w:ascii="Times New Roman" w:eastAsia="Times New Roman" w:hAnsi="Times New Roman" w:cs="Times New Roman"/>
          <w:b/>
          <w:bCs/>
          <w:kern w:val="0"/>
          <w:lang w:eastAsia="es-PA"/>
          <w14:ligatures w14:val="none"/>
        </w:rPr>
      </w:pPr>
      <w:bookmarkStart w:id="20" w:name="_Toc645868485"/>
      <w:r w:rsidRPr="009A73EB">
        <w:rPr>
          <w:rFonts w:ascii="Times New Roman" w:eastAsia="Times New Roman" w:hAnsi="Times New Roman" w:cs="Times New Roman"/>
          <w:b/>
          <w:bCs/>
          <w:kern w:val="0"/>
          <w:lang w:eastAsia="es-PA"/>
          <w14:ligatures w14:val="none"/>
        </w:rPr>
        <w:t>1. Gestionar inventario</w:t>
      </w:r>
      <w:bookmarkEnd w:id="20"/>
    </w:p>
    <w:p w14:paraId="0D6E4CD6" w14:textId="77777777"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r w:rsidRPr="009A73EB">
        <w:rPr>
          <w:rFonts w:ascii="Times New Roman" w:eastAsia="Times New Roman" w:hAnsi="Times New Roman" w:cs="Times New Roman"/>
          <w:kern w:val="0"/>
          <w:lang w:eastAsia="es-PA"/>
          <w14:ligatures w14:val="none"/>
        </w:rPr>
        <w:t>Este caso de uso representa el proceso mediante el cual el usuario con rol de administrador agrega, edita y elimina productos del inventario.</w:t>
      </w:r>
    </w:p>
    <w:p w14:paraId="3FCBB4B9" w14:textId="6CBAE99B"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5B13C08A" w14:textId="6394F520" w:rsidR="009A73EB" w:rsidRPr="009A73EB" w:rsidRDefault="646E8C2C" w:rsidP="646E8C2C">
      <w:p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Actores</w:t>
      </w:r>
    </w:p>
    <w:p w14:paraId="348E18BE" w14:textId="7B1A402E" w:rsidR="009A73EB" w:rsidRPr="009A73EB" w:rsidRDefault="646E8C2C" w:rsidP="646E8C2C">
      <w:pPr>
        <w:pStyle w:val="ListParagraph"/>
        <w:numPr>
          <w:ilvl w:val="0"/>
          <w:numId w:val="7"/>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Administrador</w:t>
      </w:r>
    </w:p>
    <w:p w14:paraId="085DD87C" w14:textId="497F24B4"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322F6B6C" w14:textId="2C03AF5D" w:rsidR="009A73EB" w:rsidRPr="009A73EB" w:rsidRDefault="646E8C2C" w:rsidP="646E8C2C">
      <w:p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 xml:space="preserve">Precondiciones </w:t>
      </w:r>
    </w:p>
    <w:p w14:paraId="2D410AAA" w14:textId="775392C6" w:rsidR="009A73EB" w:rsidRPr="009A73EB" w:rsidRDefault="646E8C2C" w:rsidP="646E8C2C">
      <w:pPr>
        <w:pStyle w:val="ListParagraph"/>
        <w:numPr>
          <w:ilvl w:val="0"/>
          <w:numId w:val="6"/>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usuario debe estar registrado en el sitio web</w:t>
      </w:r>
    </w:p>
    <w:p w14:paraId="59BDA4F5" w14:textId="54912F5B" w:rsidR="009A73EB" w:rsidRPr="009A73EB" w:rsidRDefault="646E8C2C" w:rsidP="646E8C2C">
      <w:pPr>
        <w:pStyle w:val="ListParagraph"/>
        <w:numPr>
          <w:ilvl w:val="0"/>
          <w:numId w:val="6"/>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usuario debe haber iniciado sesión en el sitio web</w:t>
      </w:r>
    </w:p>
    <w:p w14:paraId="061B4157" w14:textId="72A40378" w:rsidR="009A73EB" w:rsidRPr="009A73EB" w:rsidRDefault="646E8C2C" w:rsidP="646E8C2C">
      <w:pPr>
        <w:pStyle w:val="ListParagraph"/>
        <w:numPr>
          <w:ilvl w:val="0"/>
          <w:numId w:val="6"/>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usuario debe tener el rol de administrador</w:t>
      </w:r>
    </w:p>
    <w:p w14:paraId="662E5878" w14:textId="62F1C426" w:rsidR="009A73EB" w:rsidRPr="009A73EB" w:rsidRDefault="646E8C2C" w:rsidP="646E8C2C">
      <w:p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Flujo Principal</w:t>
      </w:r>
    </w:p>
    <w:p w14:paraId="068173D8" w14:textId="5D0A4CA1"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usuario inicia sesión en el sitio web</w:t>
      </w:r>
    </w:p>
    <w:p w14:paraId="7691176C" w14:textId="65205CE9"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usuario navega hasta la página de Gestión de inventario</w:t>
      </w:r>
    </w:p>
    <w:p w14:paraId="627599C3" w14:textId="44D70844"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sistema muestra el inventario con las columnas de Id del producto, nombre del producto, categoría, cantidad en stock, precio, un botón de</w:t>
      </w:r>
      <w:r w:rsidRPr="646E8C2C">
        <w:rPr>
          <w:rFonts w:ascii="Times New Roman" w:eastAsia="Times New Roman" w:hAnsi="Times New Roman" w:cs="Times New Roman"/>
          <w:b/>
          <w:bCs/>
          <w:lang w:eastAsia="es-PA"/>
        </w:rPr>
        <w:t xml:space="preserve"> editar producto</w:t>
      </w:r>
      <w:r w:rsidRPr="646E8C2C">
        <w:rPr>
          <w:rFonts w:ascii="Times New Roman" w:eastAsia="Times New Roman" w:hAnsi="Times New Roman" w:cs="Times New Roman"/>
          <w:lang w:eastAsia="es-PA"/>
        </w:rPr>
        <w:t xml:space="preserve"> y </w:t>
      </w:r>
      <w:r w:rsidRPr="646E8C2C">
        <w:rPr>
          <w:rFonts w:ascii="Times New Roman" w:eastAsia="Times New Roman" w:hAnsi="Times New Roman" w:cs="Times New Roman"/>
          <w:b/>
          <w:bCs/>
          <w:lang w:eastAsia="es-PA"/>
        </w:rPr>
        <w:t>eliminar producto</w:t>
      </w:r>
      <w:r w:rsidRPr="646E8C2C">
        <w:rPr>
          <w:rFonts w:ascii="Times New Roman" w:eastAsia="Times New Roman" w:hAnsi="Times New Roman" w:cs="Times New Roman"/>
          <w:lang w:eastAsia="es-PA"/>
        </w:rPr>
        <w:t>, además muestra un botón de agregar productos.</w:t>
      </w:r>
    </w:p>
    <w:p w14:paraId="5E0626C6" w14:textId="6D957F16"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Si el admin selecciona el botón de </w:t>
      </w:r>
      <w:r w:rsidRPr="646E8C2C">
        <w:rPr>
          <w:rFonts w:ascii="Times New Roman" w:eastAsia="Times New Roman" w:hAnsi="Times New Roman" w:cs="Times New Roman"/>
          <w:b/>
          <w:bCs/>
          <w:lang w:eastAsia="es-PA"/>
        </w:rPr>
        <w:t>editar producto</w:t>
      </w:r>
      <w:r w:rsidRPr="646E8C2C">
        <w:rPr>
          <w:rFonts w:ascii="Times New Roman" w:eastAsia="Times New Roman" w:hAnsi="Times New Roman" w:cs="Times New Roman"/>
          <w:lang w:eastAsia="es-PA"/>
        </w:rPr>
        <w:t xml:space="preserve"> </w:t>
      </w:r>
    </w:p>
    <w:p w14:paraId="4ED207AA" w14:textId="780E9C61" w:rsidR="009A73EB" w:rsidRPr="009A73EB" w:rsidRDefault="646E8C2C" w:rsidP="646E8C2C">
      <w:pPr>
        <w:pStyle w:val="ListParagraph"/>
        <w:numPr>
          <w:ilvl w:val="2"/>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sistema muestra una ventana en modo edición para que el administrador pueda modificar el Id del producto, nombre del producto, la categoría, la cantidad en stock, el precio, un botón para guardar cambios y un botón para cancelar.</w:t>
      </w:r>
    </w:p>
    <w:p w14:paraId="4A8E6972" w14:textId="7338D952"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lang w:eastAsia="es-PA"/>
        </w:rPr>
        <w:t xml:space="preserve">Si el admin modifica los datos y luego presiona el botón de guardar cambios, el sistema </w:t>
      </w:r>
      <w:r w:rsidRPr="646E8C2C">
        <w:rPr>
          <w:rFonts w:ascii="Times New Roman" w:eastAsia="Times New Roman" w:hAnsi="Times New Roman" w:cs="Times New Roman"/>
          <w:b/>
          <w:bCs/>
          <w:lang w:eastAsia="es-PA"/>
        </w:rPr>
        <w:t>va al flujo 4.1</w:t>
      </w:r>
    </w:p>
    <w:p w14:paraId="0FABF825" w14:textId="3176D3A0"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lang w:eastAsia="es-PA"/>
        </w:rPr>
        <w:t xml:space="preserve">Si el admin modifica los datos y luego presiona cancelar, el sistema va </w:t>
      </w:r>
      <w:r w:rsidRPr="646E8C2C">
        <w:rPr>
          <w:rFonts w:ascii="Times New Roman" w:eastAsia="Times New Roman" w:hAnsi="Times New Roman" w:cs="Times New Roman"/>
          <w:b/>
          <w:bCs/>
          <w:lang w:eastAsia="es-PA"/>
        </w:rPr>
        <w:t>al flujo 5.1</w:t>
      </w:r>
    </w:p>
    <w:p w14:paraId="5CC8C647" w14:textId="08C57605"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lang w:eastAsia="es-PA"/>
        </w:rPr>
        <w:t>Si el admin presiona el botón de</w:t>
      </w:r>
      <w:r w:rsidRPr="646E8C2C">
        <w:rPr>
          <w:rFonts w:ascii="Times New Roman" w:eastAsia="Times New Roman" w:hAnsi="Times New Roman" w:cs="Times New Roman"/>
          <w:b/>
          <w:bCs/>
          <w:lang w:eastAsia="es-PA"/>
        </w:rPr>
        <w:t xml:space="preserve"> eliminar producto </w:t>
      </w:r>
    </w:p>
    <w:p w14:paraId="13FF124B" w14:textId="745777FA" w:rsidR="009A73EB" w:rsidRPr="009A73EB" w:rsidRDefault="646E8C2C" w:rsidP="646E8C2C">
      <w:pPr>
        <w:pStyle w:val="ListParagraph"/>
        <w:numPr>
          <w:ilvl w:val="2"/>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sistema muestra una ventana preguntando si está seguro de eliminar el producto, un botón de confirmar y un botón de cancelar</w:t>
      </w:r>
    </w:p>
    <w:p w14:paraId="4F0A6DA0" w14:textId="65721169"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lang w:eastAsia="es-PA"/>
        </w:rPr>
        <w:t>Si el admin presiona confirmar, el sistema va</w:t>
      </w:r>
      <w:r w:rsidRPr="646E8C2C">
        <w:rPr>
          <w:rFonts w:ascii="Times New Roman" w:eastAsia="Times New Roman" w:hAnsi="Times New Roman" w:cs="Times New Roman"/>
          <w:b/>
          <w:bCs/>
          <w:lang w:eastAsia="es-PA"/>
        </w:rPr>
        <w:t xml:space="preserve"> al flujo 6.1</w:t>
      </w:r>
    </w:p>
    <w:p w14:paraId="6DC88A52" w14:textId="56ADBDDB"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lang w:eastAsia="es-PA"/>
        </w:rPr>
        <w:t>Si el admin presiona cancelar, el sistema va</w:t>
      </w:r>
      <w:r w:rsidRPr="646E8C2C">
        <w:rPr>
          <w:rFonts w:ascii="Times New Roman" w:eastAsia="Times New Roman" w:hAnsi="Times New Roman" w:cs="Times New Roman"/>
          <w:b/>
          <w:bCs/>
          <w:lang w:eastAsia="es-PA"/>
        </w:rPr>
        <w:t xml:space="preserve"> al flujo 6.2</w:t>
      </w:r>
      <w:r w:rsidRPr="646E8C2C">
        <w:rPr>
          <w:rFonts w:ascii="Times New Roman" w:eastAsia="Times New Roman" w:hAnsi="Times New Roman" w:cs="Times New Roman"/>
          <w:lang w:eastAsia="es-PA"/>
        </w:rPr>
        <w:t xml:space="preserve"> </w:t>
      </w:r>
    </w:p>
    <w:p w14:paraId="590CE546" w14:textId="2D25DFE1"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Si el admin presiona </w:t>
      </w:r>
      <w:r w:rsidRPr="646E8C2C">
        <w:rPr>
          <w:rFonts w:ascii="Times New Roman" w:eastAsia="Times New Roman" w:hAnsi="Times New Roman" w:cs="Times New Roman"/>
          <w:b/>
          <w:bCs/>
          <w:lang w:eastAsia="es-PA"/>
        </w:rPr>
        <w:t>Agregar producto</w:t>
      </w:r>
    </w:p>
    <w:p w14:paraId="451897E7" w14:textId="62D7B892" w:rsidR="009A73EB" w:rsidRPr="009A73EB" w:rsidRDefault="646E8C2C" w:rsidP="646E8C2C">
      <w:pPr>
        <w:pStyle w:val="ListParagraph"/>
        <w:numPr>
          <w:ilvl w:val="2"/>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sistema muestra una ventana con los campos Id del producto, nombre del producto, categoría, cantidad en stock, precio, un botón de guardar cambios y un botón de cancelar.</w:t>
      </w:r>
    </w:p>
    <w:p w14:paraId="45070A5F" w14:textId="40A30E9A"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Si el usuario agrega los datos y presiona el botón Guardar cambios, el sistema va </w:t>
      </w:r>
      <w:r w:rsidRPr="646E8C2C">
        <w:rPr>
          <w:rFonts w:ascii="Times New Roman" w:eastAsia="Times New Roman" w:hAnsi="Times New Roman" w:cs="Times New Roman"/>
          <w:b/>
          <w:bCs/>
          <w:lang w:eastAsia="es-PA"/>
        </w:rPr>
        <w:t>al flujo Alterno 4.1 “Guardar cambios”</w:t>
      </w:r>
    </w:p>
    <w:p w14:paraId="36635671" w14:textId="081BA809" w:rsidR="009A73EB" w:rsidRPr="009A73EB" w:rsidRDefault="646E8C2C" w:rsidP="646E8C2C">
      <w:pPr>
        <w:pStyle w:val="ListParagraph"/>
        <w:numPr>
          <w:ilvl w:val="3"/>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Si el usuario presiona el botón de cancelar el sistema </w:t>
      </w:r>
      <w:r w:rsidRPr="646E8C2C">
        <w:rPr>
          <w:rFonts w:ascii="Times New Roman" w:eastAsia="Times New Roman" w:hAnsi="Times New Roman" w:cs="Times New Roman"/>
          <w:b/>
          <w:bCs/>
          <w:lang w:eastAsia="es-PA"/>
        </w:rPr>
        <w:t>va al flujo 5</w:t>
      </w:r>
    </w:p>
    <w:p w14:paraId="5AE7DC7B" w14:textId="4EF722A2" w:rsidR="009A73EB" w:rsidRPr="009A73EB" w:rsidRDefault="646E8C2C" w:rsidP="646E8C2C">
      <w:pPr>
        <w:pStyle w:val="ListParagraph"/>
        <w:spacing w:before="100" w:beforeAutospacing="1" w:after="100" w:afterAutospacing="1" w:line="240" w:lineRule="auto"/>
        <w:ind w:left="0"/>
        <w:rPr>
          <w:rFonts w:ascii="Times New Roman" w:eastAsia="Times New Roman" w:hAnsi="Times New Roman" w:cs="Times New Roman"/>
          <w:lang w:eastAsia="es-PA"/>
        </w:rPr>
      </w:pPr>
      <w:r w:rsidRPr="646E8C2C">
        <w:rPr>
          <w:rFonts w:ascii="Times New Roman" w:eastAsia="Times New Roman" w:hAnsi="Times New Roman" w:cs="Times New Roman"/>
          <w:b/>
          <w:bCs/>
          <w:lang w:eastAsia="es-PA"/>
        </w:rPr>
        <w:t>Flujo Alterno</w:t>
      </w:r>
    </w:p>
    <w:p w14:paraId="141D2D81" w14:textId="6A06CF21"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Guardar cambios</w:t>
      </w:r>
    </w:p>
    <w:p w14:paraId="43F64EFC" w14:textId="582C2AC6"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 El sistema cierra la ventana, guarda la información y actualiza el inventario</w:t>
      </w:r>
    </w:p>
    <w:p w14:paraId="724CAC64" w14:textId="31A147FB"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El sistema regresa </w:t>
      </w:r>
      <w:r w:rsidRPr="646E8C2C">
        <w:rPr>
          <w:rFonts w:ascii="Times New Roman" w:eastAsia="Times New Roman" w:hAnsi="Times New Roman" w:cs="Times New Roman"/>
          <w:b/>
          <w:bCs/>
          <w:lang w:eastAsia="es-PA"/>
        </w:rPr>
        <w:t>al flujo 3</w:t>
      </w:r>
    </w:p>
    <w:p w14:paraId="32BDDDBC" w14:textId="09B6B164"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Cancelar cambios</w:t>
      </w:r>
    </w:p>
    <w:p w14:paraId="5549C435" w14:textId="0FECA743"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El sistema cierra la ventana, no guarda los datos y regresa </w:t>
      </w:r>
      <w:r w:rsidRPr="646E8C2C">
        <w:rPr>
          <w:rFonts w:ascii="Times New Roman" w:eastAsia="Times New Roman" w:hAnsi="Times New Roman" w:cs="Times New Roman"/>
          <w:b/>
          <w:bCs/>
          <w:lang w:eastAsia="es-PA"/>
        </w:rPr>
        <w:t>al flujo 3</w:t>
      </w:r>
    </w:p>
    <w:p w14:paraId="4CBC9972" w14:textId="684F31E9" w:rsidR="009A73EB" w:rsidRPr="009A73EB" w:rsidRDefault="646E8C2C" w:rsidP="646E8C2C">
      <w:pPr>
        <w:pStyle w:val="ListParagraph"/>
        <w:numPr>
          <w:ilvl w:val="0"/>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b/>
          <w:bCs/>
          <w:lang w:eastAsia="es-PA"/>
        </w:rPr>
        <w:t>Eliminar producto</w:t>
      </w:r>
    </w:p>
    <w:p w14:paraId="5B242EA2" w14:textId="4D00F909"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El sistema guarda los cambios, actualiza el inventario y </w:t>
      </w:r>
      <w:r w:rsidRPr="646E8C2C">
        <w:rPr>
          <w:rFonts w:ascii="Times New Roman" w:eastAsia="Times New Roman" w:hAnsi="Times New Roman" w:cs="Times New Roman"/>
          <w:b/>
          <w:bCs/>
          <w:lang w:eastAsia="es-PA"/>
        </w:rPr>
        <w:t>regresa al flujo 3</w:t>
      </w:r>
    </w:p>
    <w:p w14:paraId="18763BC1" w14:textId="0499C41D" w:rsidR="009A73EB" w:rsidRPr="009A73EB" w:rsidRDefault="646E8C2C" w:rsidP="646E8C2C">
      <w:pPr>
        <w:pStyle w:val="ListParagraph"/>
        <w:numPr>
          <w:ilvl w:val="1"/>
          <w:numId w:val="4"/>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 xml:space="preserve">El sistema no guarda los cambios y </w:t>
      </w:r>
      <w:r w:rsidRPr="646E8C2C">
        <w:rPr>
          <w:rFonts w:ascii="Times New Roman" w:eastAsia="Times New Roman" w:hAnsi="Times New Roman" w:cs="Times New Roman"/>
          <w:b/>
          <w:bCs/>
          <w:lang w:eastAsia="es-PA"/>
        </w:rPr>
        <w:t>regresa al flujo 3</w:t>
      </w:r>
    </w:p>
    <w:p w14:paraId="351AD7F2" w14:textId="00A1FBAC" w:rsidR="009A73EB" w:rsidRPr="009A73EB" w:rsidRDefault="009A73EB" w:rsidP="646E8C2C">
      <w:pPr>
        <w:spacing w:before="100" w:beforeAutospacing="1" w:after="100" w:afterAutospacing="1" w:line="240" w:lineRule="auto"/>
        <w:ind w:left="1416"/>
        <w:rPr>
          <w:rFonts w:ascii="Times New Roman" w:eastAsia="Times New Roman" w:hAnsi="Times New Roman" w:cs="Times New Roman"/>
          <w:lang w:eastAsia="es-PA"/>
        </w:rPr>
      </w:pPr>
    </w:p>
    <w:p w14:paraId="215C914C" w14:textId="24C89F48"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7386BEFF" w14:textId="1AE76C53"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27F2AFAF" w14:textId="1B996DE6" w:rsidR="009A73EB" w:rsidRPr="009A73EB" w:rsidRDefault="646E8C2C" w:rsidP="646E8C2C">
      <w:pPr>
        <w:spacing w:before="100" w:beforeAutospacing="1" w:after="100" w:afterAutospacing="1" w:line="240" w:lineRule="auto"/>
        <w:rPr>
          <w:rFonts w:ascii="Times New Roman" w:eastAsia="Times New Roman" w:hAnsi="Times New Roman" w:cs="Times New Roman"/>
          <w:b/>
          <w:bCs/>
          <w:lang w:eastAsia="es-PA"/>
        </w:rPr>
      </w:pPr>
      <w:r w:rsidRPr="646E8C2C">
        <w:rPr>
          <w:rFonts w:ascii="Times New Roman" w:eastAsia="Times New Roman" w:hAnsi="Times New Roman" w:cs="Times New Roman"/>
          <w:b/>
          <w:bCs/>
          <w:lang w:eastAsia="es-PA"/>
        </w:rPr>
        <w:t>Postcondición</w:t>
      </w:r>
    </w:p>
    <w:p w14:paraId="1307DC8B" w14:textId="02313FB1" w:rsidR="009A73EB" w:rsidRPr="009A73EB" w:rsidRDefault="646E8C2C" w:rsidP="646E8C2C">
      <w:pPr>
        <w:pStyle w:val="ListParagraph"/>
        <w:numPr>
          <w:ilvl w:val="0"/>
          <w:numId w:val="3"/>
        </w:numPr>
        <w:spacing w:before="100" w:beforeAutospacing="1" w:after="100" w:afterAutospacing="1" w:line="240" w:lineRule="auto"/>
        <w:rPr>
          <w:rFonts w:ascii="Times New Roman" w:eastAsia="Times New Roman" w:hAnsi="Times New Roman" w:cs="Times New Roman"/>
          <w:lang w:eastAsia="es-PA"/>
        </w:rPr>
      </w:pPr>
      <w:r w:rsidRPr="646E8C2C">
        <w:rPr>
          <w:rFonts w:ascii="Times New Roman" w:eastAsia="Times New Roman" w:hAnsi="Times New Roman" w:cs="Times New Roman"/>
          <w:lang w:eastAsia="es-PA"/>
        </w:rPr>
        <w:t>El sistema registra en la base de datos los nuevos productos</w:t>
      </w:r>
    </w:p>
    <w:p w14:paraId="2995721C" w14:textId="2CC08618"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6BAE4579" w14:textId="6683B381" w:rsidR="009A73EB" w:rsidRPr="009A73EB" w:rsidRDefault="009A73EB" w:rsidP="646E8C2C">
      <w:pPr>
        <w:spacing w:before="100" w:beforeAutospacing="1" w:after="100" w:afterAutospacing="1" w:line="240" w:lineRule="auto"/>
        <w:rPr>
          <w:rFonts w:ascii="Times New Roman" w:eastAsia="Times New Roman" w:hAnsi="Times New Roman" w:cs="Times New Roman"/>
          <w:lang w:eastAsia="es-PA"/>
        </w:rPr>
      </w:pPr>
    </w:p>
    <w:p w14:paraId="6427A6A8" w14:textId="411DF475" w:rsidR="009A73EB" w:rsidRPr="009A73EB" w:rsidRDefault="5E739CFD" w:rsidP="5E739CFD">
      <w:pPr>
        <w:spacing w:before="100" w:beforeAutospacing="1" w:after="100" w:afterAutospacing="1" w:line="240" w:lineRule="auto"/>
        <w:outlineLvl w:val="2"/>
        <w:rPr>
          <w:rFonts w:ascii="Times New Roman" w:eastAsia="Times New Roman" w:hAnsi="Times New Roman" w:cs="Times New Roman"/>
          <w:b/>
          <w:bCs/>
          <w:sz w:val="27"/>
          <w:szCs w:val="27"/>
          <w:lang w:eastAsia="es-PA"/>
        </w:rPr>
      </w:pPr>
      <w:bookmarkStart w:id="21" w:name="_Toc447916483"/>
      <w:r w:rsidRPr="5E739CFD">
        <w:rPr>
          <w:rFonts w:ascii="Times New Roman" w:eastAsia="Times New Roman" w:hAnsi="Times New Roman" w:cs="Times New Roman"/>
          <w:b/>
          <w:bCs/>
          <w:sz w:val="27"/>
          <w:szCs w:val="27"/>
          <w:lang w:eastAsia="es-PA"/>
        </w:rPr>
        <w:t>Modelado de contenido – Diagrama de clases</w:t>
      </w:r>
      <w:bookmarkEnd w:id="21"/>
      <w:r w:rsidR="6F620B73">
        <w:br/>
      </w:r>
    </w:p>
    <w:p w14:paraId="053727B4" w14:textId="201F9839" w:rsidR="5E739CFD" w:rsidRDefault="5E739CFD" w:rsidP="5E739CFD">
      <w:pPr>
        <w:spacing w:beforeAutospacing="1" w:afterAutospacing="1" w:line="240" w:lineRule="auto"/>
      </w:pPr>
      <w:r>
        <w:rPr>
          <w:noProof/>
        </w:rPr>
        <w:drawing>
          <wp:inline distT="0" distB="0" distL="0" distR="0" wp14:anchorId="771F8610" wp14:editId="4FEAF5D0">
            <wp:extent cx="5619750" cy="4581525"/>
            <wp:effectExtent l="0" t="0" r="0" b="0"/>
            <wp:docPr id="2197783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778363" name=""/>
                    <pic:cNvPicPr/>
                  </pic:nvPicPr>
                  <pic:blipFill>
                    <a:blip r:embed="rId10">
                      <a:extLst>
                        <a:ext uri="{28A0092B-C50C-407E-A947-70E740481C1C}">
                          <a14:useLocalDpi xmlns:a14="http://schemas.microsoft.com/office/drawing/2010/main" val="0"/>
                        </a:ext>
                      </a:extLst>
                    </a:blip>
                    <a:stretch>
                      <a:fillRect/>
                    </a:stretch>
                  </pic:blipFill>
                  <pic:spPr>
                    <a:xfrm>
                      <a:off x="0" y="0"/>
                      <a:ext cx="5619750" cy="4581525"/>
                    </a:xfrm>
                    <a:prstGeom prst="rect">
                      <a:avLst/>
                    </a:prstGeom>
                  </pic:spPr>
                </pic:pic>
              </a:graphicData>
            </a:graphic>
          </wp:inline>
        </w:drawing>
      </w:r>
    </w:p>
    <w:p w14:paraId="685052A6" w14:textId="26B51E4F" w:rsidR="000219DD" w:rsidRDefault="000219DD" w:rsidP="5E739CFD">
      <w:pPr>
        <w:spacing w:beforeAutospacing="1" w:afterAutospacing="1" w:line="240" w:lineRule="auto"/>
      </w:pPr>
    </w:p>
    <w:p w14:paraId="185161D3" w14:textId="732028AB" w:rsidR="000219DD" w:rsidRDefault="000219DD" w:rsidP="56B2905B">
      <w:pPr>
        <w:rPr>
          <w:ins w:id="22" w:author="Guest User" w:date="2025-10-24T14:43:00Z" w16du:dateUtc="2025-10-24T14:43:35Z"/>
        </w:rPr>
      </w:pPr>
    </w:p>
    <w:p w14:paraId="7A67AD33" w14:textId="4F6529B5" w:rsidR="000219DD" w:rsidRDefault="23243506">
      <w:r>
        <w:br w:type="page"/>
      </w:r>
    </w:p>
    <w:p w14:paraId="1B2DF3DF" w14:textId="57378343" w:rsidR="646E8C2C"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23" w:name="_Toc1196673968"/>
      <w:r w:rsidRPr="6F620B73">
        <w:rPr>
          <w:rFonts w:ascii="Times New Roman" w:eastAsia="Times New Roman" w:hAnsi="Times New Roman" w:cs="Times New Roman"/>
          <w:b/>
          <w:bCs/>
          <w:sz w:val="27"/>
          <w:szCs w:val="27"/>
          <w:lang w:eastAsia="es-PA"/>
        </w:rPr>
        <w:t>Modelado de Navegación</w:t>
      </w:r>
      <w:bookmarkEnd w:id="23"/>
    </w:p>
    <w:p w14:paraId="64D7D601" w14:textId="3E0D9D4E" w:rsidR="646E8C2C" w:rsidRDefault="646E8C2C"/>
    <w:p w14:paraId="2D2082BA" w14:textId="66AF6E47" w:rsidR="009A73EB" w:rsidRDefault="0A2418F8" w:rsidP="4B8F1A60">
      <w:pPr>
        <w:rPr>
          <w:del w:id="24" w:author="Guest User" w:date="2025-10-24T14:50:00Z" w16du:dateUtc="2025-10-24T14:50:20Z"/>
        </w:rPr>
      </w:pPr>
      <w:ins w:id="25" w:author="Guest User" w:date="2025-10-24T15:02:00Z">
        <w:r>
          <w:rPr>
            <w:noProof/>
          </w:rPr>
          <w:drawing>
            <wp:inline distT="0" distB="0" distL="0" distR="0" wp14:anchorId="4E1CBF3C" wp14:editId="56593F44">
              <wp:extent cx="5619750" cy="5114925"/>
              <wp:effectExtent l="0" t="0" r="0" b="0"/>
              <wp:docPr id="628495102" name="drawing">
                <a:extLst xmlns:a="http://schemas.openxmlformats.org/drawingml/2006/main">
                  <a:ext uri="{FF2B5EF4-FFF2-40B4-BE49-F238E27FC236}">
                    <a16:creationId xmlns:a16="http://schemas.microsoft.com/office/drawing/2014/main" id="{31945867-C167-4270-A376-9289E6064D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520256" name=""/>
                      <pic:cNvPicPr/>
                    </pic:nvPicPr>
                    <pic:blipFill>
                      <a:blip r:embed="rId11">
                        <a:extLst>
                          <a:ext uri="{28A0092B-C50C-407E-A947-70E740481C1C}">
                            <a14:useLocalDpi xmlns:a14="http://schemas.microsoft.com/office/drawing/2010/main" val="0"/>
                          </a:ext>
                        </a:extLst>
                      </a:blip>
                      <a:stretch>
                        <a:fillRect/>
                      </a:stretch>
                    </pic:blipFill>
                    <pic:spPr>
                      <a:xfrm>
                        <a:off x="0" y="0"/>
                        <a:ext cx="5619750" cy="5114925"/>
                      </a:xfrm>
                      <a:prstGeom prst="rect">
                        <a:avLst/>
                      </a:prstGeom>
                    </pic:spPr>
                  </pic:pic>
                </a:graphicData>
              </a:graphic>
            </wp:inline>
          </w:drawing>
        </w:r>
      </w:ins>
    </w:p>
    <w:p w14:paraId="42ABEF73" w14:textId="374D4FCE" w:rsidR="009A73EB" w:rsidRDefault="009A73EB" w:rsidP="0A2418F8"/>
    <w:p w14:paraId="3B33FB4D" w14:textId="0D640BFA" w:rsidR="6F620B73" w:rsidRDefault="6F620B73"/>
    <w:p w14:paraId="10589AA3" w14:textId="5926987B" w:rsidR="6F620B73" w:rsidRDefault="6F620B73"/>
    <w:p w14:paraId="672FAC88" w14:textId="61BA7F62" w:rsidR="6F620B73" w:rsidRDefault="6F620B73"/>
    <w:p w14:paraId="7E435B62" w14:textId="6F4370DA" w:rsidR="6F620B73" w:rsidRDefault="6F620B73"/>
    <w:p w14:paraId="6260EA7E" w14:textId="3A6FA639" w:rsidR="6F620B73" w:rsidRDefault="6F620B73"/>
    <w:p w14:paraId="74596CD3" w14:textId="78BF3368" w:rsidR="6F620B73" w:rsidRDefault="6F620B73"/>
    <w:p w14:paraId="45EC3858" w14:textId="6A3CBD2B" w:rsidR="009A73EB"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26" w:name="_Toc81852676"/>
      <w:r w:rsidRPr="6F620B73">
        <w:rPr>
          <w:rFonts w:ascii="Times New Roman" w:eastAsia="Times New Roman" w:hAnsi="Times New Roman" w:cs="Times New Roman"/>
          <w:b/>
          <w:bCs/>
          <w:sz w:val="27"/>
          <w:szCs w:val="27"/>
          <w:lang w:eastAsia="es-PA"/>
        </w:rPr>
        <w:t>Fase 2</w:t>
      </w:r>
      <w:bookmarkEnd w:id="26"/>
    </w:p>
    <w:p w14:paraId="069FB176" w14:textId="0D7DB30E" w:rsidR="009A73EB" w:rsidRDefault="009A73EB" w:rsidP="646E8C2C">
      <w:pPr>
        <w:spacing w:beforeAutospacing="1" w:afterAutospacing="1" w:line="240" w:lineRule="auto"/>
        <w:outlineLvl w:val="2"/>
        <w:rPr>
          <w:rFonts w:ascii="Times New Roman" w:eastAsia="Times New Roman" w:hAnsi="Times New Roman" w:cs="Times New Roman"/>
          <w:b/>
          <w:bCs/>
          <w:sz w:val="27"/>
          <w:szCs w:val="27"/>
          <w:lang w:eastAsia="es-PA"/>
        </w:rPr>
      </w:pPr>
    </w:p>
    <w:p w14:paraId="24FB4E5A" w14:textId="0CA5AB59" w:rsidR="009A73EB"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27" w:name="_Toc621718474"/>
      <w:r w:rsidRPr="6F620B73">
        <w:rPr>
          <w:rFonts w:ascii="Times New Roman" w:eastAsia="Times New Roman" w:hAnsi="Times New Roman" w:cs="Times New Roman"/>
          <w:b/>
          <w:bCs/>
          <w:sz w:val="27"/>
          <w:szCs w:val="27"/>
          <w:lang w:eastAsia="es-PA"/>
        </w:rPr>
        <w:t>Tipos de Organización del contenido y el por qué</w:t>
      </w:r>
      <w:bookmarkEnd w:id="27"/>
    </w:p>
    <w:p w14:paraId="5D9DFEC3" w14:textId="1DEE13A0" w:rsidR="009A73EB" w:rsidRDefault="009A73EB" w:rsidP="646E8C2C">
      <w:pPr>
        <w:spacing w:beforeAutospacing="1" w:afterAutospacing="1" w:line="240" w:lineRule="auto"/>
        <w:outlineLvl w:val="2"/>
        <w:rPr>
          <w:rFonts w:ascii="Times New Roman" w:eastAsia="Times New Roman" w:hAnsi="Times New Roman" w:cs="Times New Roman"/>
          <w:b/>
          <w:bCs/>
          <w:sz w:val="27"/>
          <w:szCs w:val="27"/>
          <w:lang w:eastAsia="es-PA"/>
        </w:rPr>
      </w:pPr>
    </w:p>
    <w:p w14:paraId="02E8511B" w14:textId="56975D2D" w:rsidR="009A73EB" w:rsidRDefault="646E8C2C" w:rsidP="646E8C2C">
      <w:pPr>
        <w:spacing w:line="276" w:lineRule="auto"/>
        <w:jc w:val="both"/>
        <w:rPr>
          <w:rFonts w:ascii="Times New Roman" w:eastAsia="Times New Roman" w:hAnsi="Times New Roman" w:cs="Times New Roman"/>
          <w:b/>
          <w:bCs/>
        </w:rPr>
      </w:pPr>
      <w:r w:rsidRPr="646E8C2C">
        <w:rPr>
          <w:rFonts w:ascii="Times New Roman" w:eastAsia="Times New Roman" w:hAnsi="Times New Roman" w:cs="Times New Roman"/>
          <w:b/>
          <w:bCs/>
        </w:rPr>
        <w:t>Organización Híbrida: Por Categoría + Taxonomía Jerárquica + Continuum</w:t>
      </w:r>
    </w:p>
    <w:p w14:paraId="5BAE221F" w14:textId="08FCC8C8"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rPr>
        <w:t>Para RockStore hemos implementado una organización híbrida que combina tres sistemas complementarios: organización por categoría, taxonomía jerárquica y organización por continuum. Esta estructura responde directamente a los comportamientos observados en el card sorting y tree testing, donde los participantes agruparon naturalmente los productos por temática (instrumentos, ropa, accesorios), pero también demostraron necesidad de buscar productos usando filtros específicos.</w:t>
      </w:r>
    </w:p>
    <w:p w14:paraId="089D1A37" w14:textId="5D6AF6E6"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rPr>
        <w:t>La organización por categoría constituye el eje principal, permitiendo una agrupación intuitiva basada en la similitud de características y uso de los productos. Esta aproximación temática resulta ideal para el catálogo diversificado de merchandise rock, donde cada categoría representa una familia de productos con identidad propia. Sobre esta base, la taxonomía jerárquica introduce niveles de especificidad progresiva, guiando al usuario desde conceptos generales hacia opciones concretas mediante una relación padre-hijo lógica y escalable.</w:t>
      </w:r>
    </w:p>
    <w:p w14:paraId="463AFEA5" w14:textId="3C48AE59"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rPr>
        <w:t>Complementariamente, la organización por continuum incorpora una dimensión cuantitativa al sistema, habilitando el filtrado por variables medibles como rangos de precio, tallas, valoraciones y fechas. Esta capa adicional responde a las necesidades transaccionales del e-commerce, donde los usuarios requieren herramientas para comparar y priorizar opciones según criterios objetivos. La sinergia entre estos tres sistemas crea una arquitectura de información robusta que satisface tanto las necesidades de exploración como las de búsqueda específica, optimizando la experiencia para distintos perfiles de usuario y contextos de uso dentro de la plataforma.</w:t>
      </w:r>
    </w:p>
    <w:p w14:paraId="2FB2CBA9" w14:textId="0248CE35" w:rsidR="009A73EB" w:rsidRDefault="646E8C2C" w:rsidP="646E8C2C">
      <w:pPr>
        <w:spacing w:beforeAutospacing="1" w:afterAutospacing="1" w:line="240" w:lineRule="auto"/>
        <w:rPr>
          <w:rFonts w:ascii="Times New Roman" w:eastAsia="Times New Roman" w:hAnsi="Times New Roman" w:cs="Times New Roman"/>
          <w:b/>
          <w:bCs/>
          <w:sz w:val="27"/>
          <w:szCs w:val="27"/>
          <w:lang w:eastAsia="es-PA"/>
        </w:rPr>
      </w:pPr>
      <w:r w:rsidRPr="646E8C2C">
        <w:rPr>
          <w:rFonts w:ascii="Times New Roman" w:eastAsia="Times New Roman" w:hAnsi="Times New Roman" w:cs="Times New Roman"/>
        </w:rPr>
        <w:t xml:space="preserve"> </w:t>
      </w:r>
    </w:p>
    <w:p w14:paraId="0F3BF0B4" w14:textId="4B5FFB76" w:rsidR="009A73EB"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28" w:name="_Toc2136397573"/>
      <w:r w:rsidRPr="6F620B73">
        <w:rPr>
          <w:rFonts w:ascii="Times New Roman" w:eastAsia="Times New Roman" w:hAnsi="Times New Roman" w:cs="Times New Roman"/>
          <w:b/>
          <w:bCs/>
          <w:sz w:val="27"/>
          <w:szCs w:val="27"/>
          <w:lang w:eastAsia="es-PA"/>
        </w:rPr>
        <w:t>Tipos de Navegación a utilizar y explicación del por qué</w:t>
      </w:r>
      <w:bookmarkEnd w:id="28"/>
    </w:p>
    <w:p w14:paraId="07E54F7B" w14:textId="50D119BB" w:rsidR="009A73EB" w:rsidRDefault="009A73EB" w:rsidP="646E8C2C">
      <w:pPr>
        <w:spacing w:line="276" w:lineRule="auto"/>
        <w:rPr>
          <w:rFonts w:ascii="Times New Roman" w:eastAsia="Times New Roman" w:hAnsi="Times New Roman" w:cs="Times New Roman"/>
        </w:rPr>
      </w:pPr>
    </w:p>
    <w:p w14:paraId="7E37AEEA" w14:textId="3DECA6A9"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rPr>
        <w:t>Para RockStore implementaremos un sistema integral de navegación que combine siete tipos de navegación complementarios, diseñados para guiar al usuario de manera intuitiva a través de toda la experiencia de compra.</w:t>
      </w:r>
    </w:p>
    <w:p w14:paraId="261057B4" w14:textId="5D2A0868"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Navegación Principal Global:</w:t>
      </w:r>
      <w:r w:rsidRPr="646E8C2C">
        <w:rPr>
          <w:rFonts w:ascii="Times New Roman" w:eastAsia="Times New Roman" w:hAnsi="Times New Roman" w:cs="Times New Roman"/>
        </w:rPr>
        <w:t xml:space="preserve"> Ubicada en el header superior, contendrá los enlaces esenciales: Inicio, Tienda, Carrito, Contacto y Cuenta. Esta navegación estará siempre visible y proporcionará acceso inmediato a las secciones más importantes del sitio, siguiendo el principio de priorizar el contenido según los objetivos del usuario.</w:t>
      </w:r>
    </w:p>
    <w:p w14:paraId="6B67B05D" w14:textId="58343DD5"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Meta-navegación Contextual:</w:t>
      </w:r>
      <w:r w:rsidRPr="646E8C2C">
        <w:rPr>
          <w:rFonts w:ascii="Times New Roman" w:eastAsia="Times New Roman" w:hAnsi="Times New Roman" w:cs="Times New Roman"/>
        </w:rPr>
        <w:t xml:space="preserve"> Situada en la esquina superior derecha, incluirá Iniciar Sesión, Registrarse y un campo de Búsqueda. Esta separación permite desintoxicar la navegación principal de elementos funcionales que no son parte del flujo central de contenido pero que son esenciales para la experiencia de usuario.</w:t>
      </w:r>
    </w:p>
    <w:p w14:paraId="3B54802B" w14:textId="4E2D2D7E"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Navegación Local por Categorías:</w:t>
      </w:r>
      <w:r w:rsidRPr="646E8C2C">
        <w:rPr>
          <w:rFonts w:ascii="Times New Roman" w:eastAsia="Times New Roman" w:hAnsi="Times New Roman" w:cs="Times New Roman"/>
        </w:rPr>
        <w:t xml:space="preserve"> Bajo el item "Tienda" del menú principal, se desplegarán las categorías principales: Instrumentos, Ropa, Accesorios y Ofertas. Esta organización refleja directamente los resultados del card sorting donde los usuarios agruparon naturalmente los productos por temas.</w:t>
      </w:r>
    </w:p>
    <w:p w14:paraId="4CBDFCB7" w14:textId="05DDE036"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Navegación Jerárquica Específica:</w:t>
      </w:r>
      <w:r w:rsidRPr="646E8C2C">
        <w:rPr>
          <w:rFonts w:ascii="Times New Roman" w:eastAsia="Times New Roman" w:hAnsi="Times New Roman" w:cs="Times New Roman"/>
        </w:rPr>
        <w:t xml:space="preserve"> En el sidebar o mediante menús desplegables, se mostrará la estructura completa de categorías, subcategorías, productos específicos. Esto permite una navegación progresiva de lo general a lo específico, ideal para usuarios que buscan explorar opciones dentro de una categoría determinada.</w:t>
      </w:r>
    </w:p>
    <w:p w14:paraId="73FED737" w14:textId="4DEDEC92"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Navegación Facetada por Filtros:</w:t>
      </w:r>
      <w:r w:rsidRPr="646E8C2C">
        <w:rPr>
          <w:rFonts w:ascii="Times New Roman" w:eastAsia="Times New Roman" w:hAnsi="Times New Roman" w:cs="Times New Roman"/>
        </w:rPr>
        <w:t xml:space="preserve"> En las páginas de categoría y resultados de búsqueda, se implementarán filtros múltiples por precio, marca, color, tamaño y características. Este sistema permite a los usuarios refinar búsquenas mediante múltiples criterios simultáneos, esencial para una tienda online con diversidad de productos.</w:t>
      </w:r>
    </w:p>
    <w:p w14:paraId="640B1FAF" w14:textId="147533FC"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Navegación de Pie de Página:</w:t>
      </w:r>
      <w:r w:rsidRPr="646E8C2C">
        <w:rPr>
          <w:rFonts w:ascii="Times New Roman" w:eastAsia="Times New Roman" w:hAnsi="Times New Roman" w:cs="Times New Roman"/>
        </w:rPr>
        <w:t xml:space="preserve"> En el footer se incluirán enlaces a información legal, datos de contacto, redes sociales y mapa del sitio. Proporciona acceso secundario a información importante sin saturar las navegaciones superiores.</w:t>
      </w:r>
    </w:p>
    <w:p w14:paraId="6ECBFC44" w14:textId="2C1DE90E"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b/>
          <w:bCs/>
        </w:rPr>
        <w:t>Migajas de Pan (Breadcrumbs):</w:t>
      </w:r>
      <w:r w:rsidRPr="646E8C2C">
        <w:rPr>
          <w:rFonts w:ascii="Times New Roman" w:eastAsia="Times New Roman" w:hAnsi="Times New Roman" w:cs="Times New Roman"/>
        </w:rPr>
        <w:t xml:space="preserve"> Ubicadas bajo la navegación principal, mostrarán la ruta completa Inicio &gt; Tienda &gt; Instrumentos &gt; Guitarras. Este sistema orienta constantemente al usuario sobre su ubicación dentro de la estructura jerárquica del sitio.</w:t>
      </w:r>
    </w:p>
    <w:p w14:paraId="5CC5EE96" w14:textId="25BA6F12" w:rsidR="009A73EB" w:rsidRDefault="646E8C2C" w:rsidP="646E8C2C">
      <w:pPr>
        <w:spacing w:line="276" w:lineRule="auto"/>
        <w:jc w:val="both"/>
        <w:rPr>
          <w:rFonts w:ascii="Times New Roman" w:eastAsia="Times New Roman" w:hAnsi="Times New Roman" w:cs="Times New Roman"/>
        </w:rPr>
      </w:pPr>
      <w:r w:rsidRPr="646E8C2C">
        <w:rPr>
          <w:rFonts w:ascii="Times New Roman" w:eastAsia="Times New Roman" w:hAnsi="Times New Roman" w:cs="Times New Roman"/>
        </w:rPr>
        <w:t>La combinación de estos siete tipos de navegación crea un sistema robusto que cumple con los principios de usabilidad fundamentales: accesibilidad rápida mediante la regla de los 3 clicks, no sobrecarga cognitiva según el principio de Miller, y proporciona múltiples caminos para que diferentes tipos de usuarios encuentren lo que buscan.</w:t>
      </w:r>
    </w:p>
    <w:p w14:paraId="1D766FAE" w14:textId="48E5CF94" w:rsidR="009A73EB" w:rsidRDefault="009A73EB" w:rsidP="646E8C2C">
      <w:pPr>
        <w:spacing w:line="276" w:lineRule="auto"/>
        <w:rPr>
          <w:rFonts w:ascii="Times New Roman" w:eastAsia="Times New Roman" w:hAnsi="Times New Roman" w:cs="Times New Roman"/>
        </w:rPr>
      </w:pPr>
    </w:p>
    <w:p w14:paraId="42254CEF" w14:textId="4FA8C159" w:rsidR="6F620B73" w:rsidRDefault="6F620B73" w:rsidP="6F620B73">
      <w:pPr>
        <w:spacing w:line="276" w:lineRule="auto"/>
        <w:rPr>
          <w:rFonts w:ascii="Times New Roman" w:eastAsia="Times New Roman" w:hAnsi="Times New Roman" w:cs="Times New Roman"/>
        </w:rPr>
      </w:pPr>
    </w:p>
    <w:p w14:paraId="5E983799" w14:textId="738054C8" w:rsidR="6F620B73" w:rsidRDefault="6F620B73" w:rsidP="6F620B73">
      <w:pPr>
        <w:spacing w:line="276" w:lineRule="auto"/>
        <w:rPr>
          <w:rFonts w:ascii="Times New Roman" w:eastAsia="Times New Roman" w:hAnsi="Times New Roman" w:cs="Times New Roman"/>
        </w:rPr>
      </w:pPr>
    </w:p>
    <w:p w14:paraId="3437B52E" w14:textId="000B3B15" w:rsidR="6F620B73" w:rsidRDefault="6F620B73" w:rsidP="6F620B73">
      <w:pPr>
        <w:spacing w:line="276" w:lineRule="auto"/>
        <w:rPr>
          <w:rFonts w:ascii="Times New Roman" w:eastAsia="Times New Roman" w:hAnsi="Times New Roman" w:cs="Times New Roman"/>
        </w:rPr>
      </w:pPr>
    </w:p>
    <w:p w14:paraId="50B48B83" w14:textId="49EC25CF" w:rsidR="6F620B73" w:rsidRDefault="6F620B73" w:rsidP="6F620B73">
      <w:pPr>
        <w:spacing w:line="276" w:lineRule="auto"/>
        <w:rPr>
          <w:rFonts w:ascii="Times New Roman" w:eastAsia="Times New Roman" w:hAnsi="Times New Roman" w:cs="Times New Roman"/>
        </w:rPr>
      </w:pPr>
    </w:p>
    <w:p w14:paraId="76856802" w14:textId="732F763C" w:rsidR="6F620B73" w:rsidRDefault="6F620B73" w:rsidP="6F620B73">
      <w:pPr>
        <w:spacing w:line="276" w:lineRule="auto"/>
        <w:rPr>
          <w:rFonts w:ascii="Times New Roman" w:eastAsia="Times New Roman" w:hAnsi="Times New Roman" w:cs="Times New Roman"/>
        </w:rPr>
      </w:pPr>
    </w:p>
    <w:p w14:paraId="424A5DA7" w14:textId="0E7E35D5" w:rsidR="6F620B73" w:rsidRDefault="6F620B73" w:rsidP="6F620B73">
      <w:pPr>
        <w:spacing w:line="276" w:lineRule="auto"/>
        <w:rPr>
          <w:rFonts w:ascii="Times New Roman" w:eastAsia="Times New Roman" w:hAnsi="Times New Roman" w:cs="Times New Roman"/>
        </w:rPr>
      </w:pPr>
    </w:p>
    <w:p w14:paraId="5575DFE2" w14:textId="4A8B9936" w:rsidR="6F620B73" w:rsidRDefault="6F620B73" w:rsidP="6F620B73">
      <w:pPr>
        <w:spacing w:line="276" w:lineRule="auto"/>
        <w:rPr>
          <w:rFonts w:ascii="Times New Roman" w:eastAsia="Times New Roman" w:hAnsi="Times New Roman" w:cs="Times New Roman"/>
        </w:rPr>
      </w:pPr>
    </w:p>
    <w:p w14:paraId="2DBDF7E9" w14:textId="7142DB83" w:rsidR="6F620B73" w:rsidRDefault="6F620B73" w:rsidP="6F620B73">
      <w:pPr>
        <w:spacing w:line="276" w:lineRule="auto"/>
        <w:rPr>
          <w:rFonts w:ascii="Times New Roman" w:eastAsia="Times New Roman" w:hAnsi="Times New Roman" w:cs="Times New Roman"/>
        </w:rPr>
      </w:pPr>
    </w:p>
    <w:p w14:paraId="70C64E3D" w14:textId="2348F89C" w:rsidR="6F620B73" w:rsidRDefault="6F620B73" w:rsidP="6F620B73">
      <w:pPr>
        <w:spacing w:line="276" w:lineRule="auto"/>
        <w:rPr>
          <w:rFonts w:ascii="Times New Roman" w:eastAsia="Times New Roman" w:hAnsi="Times New Roman" w:cs="Times New Roman"/>
        </w:rPr>
      </w:pPr>
    </w:p>
    <w:p w14:paraId="3003D5DD" w14:textId="1E7AD208" w:rsidR="6F620B73" w:rsidRDefault="6F620B73" w:rsidP="6F620B73">
      <w:pPr>
        <w:spacing w:line="276" w:lineRule="auto"/>
        <w:rPr>
          <w:rFonts w:ascii="Times New Roman" w:eastAsia="Times New Roman" w:hAnsi="Times New Roman" w:cs="Times New Roman"/>
        </w:rPr>
      </w:pPr>
    </w:p>
    <w:p w14:paraId="45AF17FD" w14:textId="22443BEF" w:rsidR="6F620B73" w:rsidRDefault="6F620B73" w:rsidP="6F620B73">
      <w:pPr>
        <w:spacing w:line="276" w:lineRule="auto"/>
        <w:rPr>
          <w:rFonts w:ascii="Times New Roman" w:eastAsia="Times New Roman" w:hAnsi="Times New Roman" w:cs="Times New Roman"/>
        </w:rPr>
      </w:pPr>
    </w:p>
    <w:p w14:paraId="7EF2C34C" w14:textId="390B5148" w:rsidR="6F620B73" w:rsidRDefault="6F620B73" w:rsidP="6F620B73">
      <w:pPr>
        <w:spacing w:beforeAutospacing="1" w:afterAutospacing="1" w:line="240" w:lineRule="auto"/>
        <w:outlineLvl w:val="2"/>
        <w:rPr>
          <w:rFonts w:ascii="Times New Roman" w:eastAsia="Times New Roman" w:hAnsi="Times New Roman" w:cs="Times New Roman"/>
          <w:b/>
          <w:bCs/>
          <w:sz w:val="27"/>
          <w:szCs w:val="27"/>
          <w:lang w:eastAsia="es-PA"/>
        </w:rPr>
      </w:pPr>
      <w:bookmarkStart w:id="29" w:name="_Toc1466917586"/>
      <w:r w:rsidRPr="6F620B73">
        <w:rPr>
          <w:rFonts w:ascii="Times New Roman" w:eastAsia="Times New Roman" w:hAnsi="Times New Roman" w:cs="Times New Roman"/>
          <w:b/>
          <w:bCs/>
          <w:sz w:val="27"/>
          <w:szCs w:val="27"/>
          <w:lang w:eastAsia="es-PA"/>
        </w:rPr>
        <w:t>Ordenamiento de tarjetas</w:t>
      </w:r>
      <w:bookmarkEnd w:id="29"/>
    </w:p>
    <w:p w14:paraId="1FE11644" w14:textId="4011FF3C" w:rsidR="6F620B73" w:rsidRDefault="6F620B73" w:rsidP="6F620B73">
      <w:pPr>
        <w:spacing w:line="276" w:lineRule="auto"/>
        <w:rPr>
          <w:rFonts w:ascii="Times New Roman" w:eastAsia="Times New Roman" w:hAnsi="Times New Roman" w:cs="Times New Roman"/>
        </w:rPr>
      </w:pPr>
    </w:p>
    <w:p w14:paraId="44CD9983" w14:textId="05608D78" w:rsidR="6F620B73" w:rsidRDefault="6F620B73" w:rsidP="6F620B73">
      <w:pPr>
        <w:spacing w:line="276" w:lineRule="auto"/>
      </w:pPr>
      <w:r>
        <w:rPr>
          <w:noProof/>
        </w:rPr>
        <w:drawing>
          <wp:inline distT="0" distB="0" distL="0" distR="0" wp14:anchorId="22FDD3DF" wp14:editId="1FF5B581">
            <wp:extent cx="5619750" cy="5181600"/>
            <wp:effectExtent l="0" t="0" r="0" b="0"/>
            <wp:docPr id="3114875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87571" name=""/>
                    <pic:cNvPicPr/>
                  </pic:nvPicPr>
                  <pic:blipFill>
                    <a:blip r:embed="rId12">
                      <a:extLst>
                        <a:ext uri="{28A0092B-C50C-407E-A947-70E740481C1C}">
                          <a14:useLocalDpi xmlns:a14="http://schemas.microsoft.com/office/drawing/2010/main" val="0"/>
                        </a:ext>
                      </a:extLst>
                    </a:blip>
                    <a:stretch>
                      <a:fillRect/>
                    </a:stretch>
                  </pic:blipFill>
                  <pic:spPr>
                    <a:xfrm>
                      <a:off x="0" y="0"/>
                      <a:ext cx="5619750" cy="5181600"/>
                    </a:xfrm>
                    <a:prstGeom prst="rect">
                      <a:avLst/>
                    </a:prstGeom>
                  </pic:spPr>
                </pic:pic>
              </a:graphicData>
            </a:graphic>
          </wp:inline>
        </w:drawing>
      </w:r>
      <w:r>
        <w:br/>
      </w:r>
    </w:p>
    <w:p w14:paraId="5119779B" w14:textId="1F57B4EE" w:rsidR="5E739CFD" w:rsidRDefault="5E739CFD">
      <w:r>
        <w:br w:type="page"/>
      </w:r>
    </w:p>
    <w:p w14:paraId="72C724A3" w14:textId="6A6EB6B3" w:rsidR="5E739CFD" w:rsidRDefault="5E739CFD" w:rsidP="5E739CFD">
      <w:pPr>
        <w:rPr>
          <w:rFonts w:ascii="Aptos" w:eastAsia="Aptos" w:hAnsi="Aptos" w:cs="Aptos"/>
          <w:color w:val="000000" w:themeColor="text1"/>
        </w:rPr>
      </w:pPr>
      <w:r w:rsidRPr="5E739CFD">
        <w:rPr>
          <w:rFonts w:ascii="Aptos" w:eastAsia="Aptos" w:hAnsi="Aptos" w:cs="Aptos"/>
          <w:color w:val="000000" w:themeColor="text1"/>
        </w:rPr>
        <w:t>Pruebas Usuario:</w:t>
      </w:r>
    </w:p>
    <w:p w14:paraId="56FE3347" w14:textId="7CF130FA" w:rsidR="5E739CFD" w:rsidRDefault="5E739CFD" w:rsidP="5E739CFD">
      <w:pPr>
        <w:jc w:val="both"/>
        <w:rPr>
          <w:rFonts w:ascii="Aptos" w:eastAsia="Aptos" w:hAnsi="Aptos" w:cs="Aptos"/>
          <w:color w:val="000000" w:themeColor="text1"/>
        </w:rPr>
      </w:pPr>
      <w:r w:rsidRPr="5E739CFD">
        <w:rPr>
          <w:rFonts w:ascii="Aptos" w:eastAsia="Aptos" w:hAnsi="Aptos" w:cs="Aptos"/>
          <w:color w:val="000000" w:themeColor="text1"/>
        </w:rPr>
        <w:t>Usuario 1:</w:t>
      </w:r>
      <w:r>
        <w:br/>
      </w:r>
      <w:r>
        <w:rPr>
          <w:noProof/>
        </w:rPr>
        <w:drawing>
          <wp:inline distT="0" distB="0" distL="0" distR="0" wp14:anchorId="13AC3ABE" wp14:editId="75685646">
            <wp:extent cx="5610225" cy="4524375"/>
            <wp:effectExtent l="0" t="0" r="0" b="0"/>
            <wp:docPr id="2989239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923904" name=""/>
                    <pic:cNvPicPr/>
                  </pic:nvPicPr>
                  <pic:blipFill>
                    <a:blip r:embed="rId13">
                      <a:extLst>
                        <a:ext uri="{28A0092B-C50C-407E-A947-70E740481C1C}">
                          <a14:useLocalDpi xmlns:a14="http://schemas.microsoft.com/office/drawing/2010/main" val="0"/>
                        </a:ext>
                      </a:extLst>
                    </a:blip>
                    <a:stretch>
                      <a:fillRect/>
                    </a:stretch>
                  </pic:blipFill>
                  <pic:spPr>
                    <a:xfrm>
                      <a:off x="0" y="0"/>
                      <a:ext cx="5610225" cy="4524375"/>
                    </a:xfrm>
                    <a:prstGeom prst="rect">
                      <a:avLst/>
                    </a:prstGeom>
                  </pic:spPr>
                </pic:pic>
              </a:graphicData>
            </a:graphic>
          </wp:inline>
        </w:drawing>
      </w:r>
      <w:r>
        <w:br/>
      </w:r>
      <w:r w:rsidRPr="5E739CFD">
        <w:rPr>
          <w:rFonts w:ascii="Aptos" w:eastAsia="Aptos" w:hAnsi="Aptos" w:cs="Aptos"/>
          <w:color w:val="000000" w:themeColor="text1"/>
        </w:rPr>
        <w:t>El usuario 1 mantuvo la estructura general del card sorting original, pero realizó algunos cambios notables: movió la carta “buscar producto” al grupo Carrito de compras, interpretando esta acción como parte del proceso de compra más que de la tienda.  Eliminó “Ofertas” del grupo Tienda y la colocó dentro de Administración, lo que sugiere que la percibe como una función de gestión interna. En general, la organización sigue siendo coherente, aunque el usuario mostró una tendencia a agrupar tareas por función práctica (comprar o administrar) más que por categoría del sitio.</w:t>
      </w:r>
    </w:p>
    <w:p w14:paraId="2153CB94" w14:textId="1B8C62F3" w:rsidR="5E739CFD" w:rsidRDefault="5E739CFD" w:rsidP="5E739CFD">
      <w:pPr>
        <w:rPr>
          <w:rFonts w:ascii="Aptos" w:eastAsia="Aptos" w:hAnsi="Aptos" w:cs="Aptos"/>
          <w:color w:val="000000" w:themeColor="text1"/>
        </w:rPr>
      </w:pPr>
    </w:p>
    <w:p w14:paraId="6BEF84BA" w14:textId="7E9391F2" w:rsidR="5E739CFD" w:rsidRDefault="5E739CFD" w:rsidP="5E739CFD">
      <w:pPr>
        <w:jc w:val="both"/>
        <w:rPr>
          <w:rFonts w:ascii="Aptos" w:eastAsia="Aptos" w:hAnsi="Aptos" w:cs="Aptos"/>
          <w:color w:val="000000" w:themeColor="text1"/>
        </w:rPr>
      </w:pPr>
      <w:r w:rsidRPr="5E739CFD">
        <w:rPr>
          <w:rFonts w:ascii="Aptos" w:eastAsia="Aptos" w:hAnsi="Aptos" w:cs="Aptos"/>
          <w:color w:val="000000" w:themeColor="text1"/>
        </w:rPr>
        <w:t>Usuario 2:</w:t>
      </w:r>
      <w:r>
        <w:br/>
      </w:r>
      <w:r>
        <w:rPr>
          <w:noProof/>
        </w:rPr>
        <w:drawing>
          <wp:inline distT="0" distB="0" distL="0" distR="0" wp14:anchorId="77E9EBFB" wp14:editId="3A2606DC">
            <wp:extent cx="5057775" cy="5619750"/>
            <wp:effectExtent l="0" t="0" r="0" b="0"/>
            <wp:docPr id="6854260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26083" name=""/>
                    <pic:cNvPicPr/>
                  </pic:nvPicPr>
                  <pic:blipFill>
                    <a:blip r:embed="rId14">
                      <a:extLst>
                        <a:ext uri="{28A0092B-C50C-407E-A947-70E740481C1C}">
                          <a14:useLocalDpi xmlns:a14="http://schemas.microsoft.com/office/drawing/2010/main" val="0"/>
                        </a:ext>
                      </a:extLst>
                    </a:blip>
                    <a:stretch>
                      <a:fillRect/>
                    </a:stretch>
                  </pic:blipFill>
                  <pic:spPr>
                    <a:xfrm>
                      <a:off x="0" y="0"/>
                      <a:ext cx="5057775" cy="5619750"/>
                    </a:xfrm>
                    <a:prstGeom prst="rect">
                      <a:avLst/>
                    </a:prstGeom>
                  </pic:spPr>
                </pic:pic>
              </a:graphicData>
            </a:graphic>
          </wp:inline>
        </w:drawing>
      </w:r>
      <w:r>
        <w:br/>
      </w:r>
      <w:r>
        <w:br/>
      </w:r>
      <w:r w:rsidRPr="5E739CFD">
        <w:rPr>
          <w:rFonts w:ascii="Aptos" w:eastAsia="Aptos" w:hAnsi="Aptos" w:cs="Aptos"/>
          <w:color w:val="000000" w:themeColor="text1"/>
        </w:rPr>
        <w:t>El usuario 2 mantuvo la estructura general del card sorting original, pero al simplificar el grupo Carrito de compras, integró acciones como agregar producto, seguir comprando y buscar producto dentro de la categoría Cuenta. el usuario percibe la experiencia de compra como parte de la gestión personal del usuario, en lugar de verla como un proceso separado dentro del sitio</w:t>
      </w:r>
    </w:p>
    <w:p w14:paraId="17B369CE" w14:textId="3CDA2E35" w:rsidR="5E739CFD" w:rsidRDefault="5E739CFD" w:rsidP="5E739CFD">
      <w:pPr>
        <w:spacing w:line="276" w:lineRule="auto"/>
      </w:pPr>
    </w:p>
    <w:p w14:paraId="19FFCC59" w14:textId="47C93EA0" w:rsidR="6F620B73" w:rsidRDefault="6F620B73" w:rsidP="6F620B73">
      <w:pPr>
        <w:spacing w:line="276" w:lineRule="auto"/>
        <w:rPr>
          <w:rFonts w:ascii="Times New Roman" w:eastAsia="Times New Roman" w:hAnsi="Times New Roman" w:cs="Times New Roman"/>
        </w:rPr>
      </w:pPr>
    </w:p>
    <w:p w14:paraId="0B5D7084" w14:textId="7EC1B4F4" w:rsidR="6F620B73" w:rsidRDefault="6F620B73" w:rsidP="6F620B73">
      <w:pPr>
        <w:spacing w:line="276" w:lineRule="auto"/>
        <w:rPr>
          <w:rFonts w:ascii="Times New Roman" w:eastAsia="Times New Roman" w:hAnsi="Times New Roman" w:cs="Times New Roman"/>
        </w:rPr>
      </w:pPr>
    </w:p>
    <w:p w14:paraId="47E9B2D6" w14:textId="1F7D408B" w:rsidR="009A73EB" w:rsidRDefault="009A73EB" w:rsidP="5E739CFD">
      <w:pPr>
        <w:spacing w:beforeAutospacing="1" w:afterAutospacing="1" w:line="276" w:lineRule="auto"/>
        <w:rPr>
          <w:rFonts w:ascii="Times New Roman" w:eastAsia="Times New Roman" w:hAnsi="Times New Roman" w:cs="Times New Roman"/>
        </w:rPr>
      </w:pPr>
    </w:p>
    <w:p w14:paraId="14AA05D0" w14:textId="6D5ABA1E" w:rsidR="009A73EB" w:rsidRDefault="5E739CFD" w:rsidP="5E739CFD">
      <w:pPr>
        <w:spacing w:beforeAutospacing="1" w:afterAutospacing="1" w:line="240" w:lineRule="auto"/>
        <w:rPr>
          <w:rFonts w:ascii="Times New Roman" w:eastAsia="Times New Roman" w:hAnsi="Times New Roman" w:cs="Times New Roman"/>
          <w:b/>
          <w:bCs/>
          <w:sz w:val="26"/>
          <w:szCs w:val="26"/>
          <w:lang w:eastAsia="es-PA"/>
        </w:rPr>
      </w:pPr>
      <w:bookmarkStart w:id="30" w:name="_Toc483915849"/>
      <w:r w:rsidRPr="5E739CFD">
        <w:rPr>
          <w:rFonts w:ascii="Times New Roman" w:eastAsia="Times New Roman" w:hAnsi="Times New Roman" w:cs="Times New Roman"/>
          <w:b/>
          <w:bCs/>
          <w:sz w:val="26"/>
          <w:szCs w:val="26"/>
          <w:lang w:eastAsia="es-PA"/>
        </w:rPr>
        <w:t>Mapa del sitio</w:t>
      </w:r>
      <w:bookmarkEnd w:id="30"/>
    </w:p>
    <w:p w14:paraId="757C961E" w14:textId="31FAB9F0" w:rsidR="6F620B73" w:rsidRDefault="6F620B73"/>
    <w:p w14:paraId="02886AC5" w14:textId="565D3F55" w:rsidR="009A73EB" w:rsidRDefault="009A73EB" w:rsidP="646E8C2C">
      <w:r>
        <w:rPr>
          <w:noProof/>
        </w:rPr>
        <w:drawing>
          <wp:inline distT="0" distB="0" distL="0" distR="0" wp14:anchorId="1D85C32C" wp14:editId="6961B405">
            <wp:extent cx="5191125" cy="3457817"/>
            <wp:effectExtent l="0" t="0" r="0" b="0"/>
            <wp:docPr id="8790664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066445" name=""/>
                    <pic:cNvPicPr/>
                  </pic:nvPicPr>
                  <pic:blipFill>
                    <a:blip r:embed="rId15">
                      <a:extLst>
                        <a:ext uri="{28A0092B-C50C-407E-A947-70E740481C1C}">
                          <a14:useLocalDpi xmlns:a14="http://schemas.microsoft.com/office/drawing/2010/main"/>
                        </a:ext>
                      </a:extLst>
                    </a:blip>
                    <a:stretch>
                      <a:fillRect/>
                    </a:stretch>
                  </pic:blipFill>
                  <pic:spPr>
                    <a:xfrm>
                      <a:off x="0" y="0"/>
                      <a:ext cx="5191125" cy="3457817"/>
                    </a:xfrm>
                    <a:prstGeom prst="rect">
                      <a:avLst/>
                    </a:prstGeom>
                  </pic:spPr>
                </pic:pic>
              </a:graphicData>
            </a:graphic>
          </wp:inline>
        </w:drawing>
      </w:r>
    </w:p>
    <w:p w14:paraId="6C1BAE7B" w14:textId="611E1945" w:rsidR="6F620B73" w:rsidRDefault="6F620B73" w:rsidP="6F620B73">
      <w:pPr>
        <w:spacing w:beforeAutospacing="1" w:afterAutospacing="1" w:line="240" w:lineRule="auto"/>
      </w:pPr>
      <w:r>
        <w:rPr>
          <w:noProof/>
        </w:rPr>
        <w:drawing>
          <wp:inline distT="0" distB="0" distL="0" distR="0" wp14:anchorId="6A157E1B" wp14:editId="1DE6E896">
            <wp:extent cx="5303144" cy="3190875"/>
            <wp:effectExtent l="0" t="0" r="0" b="0"/>
            <wp:docPr id="85788259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882596" name=""/>
                    <pic:cNvPicPr/>
                  </pic:nvPicPr>
                  <pic:blipFill>
                    <a:blip r:embed="rId16">
                      <a:extLst>
                        <a:ext uri="{28A0092B-C50C-407E-A947-70E740481C1C}">
                          <a14:useLocalDpi xmlns:a14="http://schemas.microsoft.com/office/drawing/2010/main"/>
                        </a:ext>
                      </a:extLst>
                    </a:blip>
                    <a:stretch>
                      <a:fillRect/>
                    </a:stretch>
                  </pic:blipFill>
                  <pic:spPr>
                    <a:xfrm>
                      <a:off x="0" y="0"/>
                      <a:ext cx="5303144" cy="3190875"/>
                    </a:xfrm>
                    <a:prstGeom prst="rect">
                      <a:avLst/>
                    </a:prstGeom>
                  </pic:spPr>
                </pic:pic>
              </a:graphicData>
            </a:graphic>
          </wp:inline>
        </w:drawing>
      </w:r>
    </w:p>
    <w:p w14:paraId="072E3F88" w14:textId="456DA39C" w:rsidR="6F620B73" w:rsidRDefault="6F620B73" w:rsidP="6F620B73">
      <w:pPr>
        <w:spacing w:beforeAutospacing="1" w:afterAutospacing="1" w:line="240" w:lineRule="auto"/>
      </w:pPr>
    </w:p>
    <w:p w14:paraId="4E447A5C" w14:textId="4EF34680" w:rsidR="6F620B73" w:rsidRDefault="6F620B73" w:rsidP="6F620B73">
      <w:pPr>
        <w:spacing w:beforeAutospacing="1" w:afterAutospacing="1" w:line="240" w:lineRule="auto"/>
      </w:pPr>
    </w:p>
    <w:p w14:paraId="39EE266C" w14:textId="399068D2" w:rsidR="6F620B73" w:rsidRDefault="6F620B73" w:rsidP="6F620B73">
      <w:pPr>
        <w:spacing w:beforeAutospacing="1" w:afterAutospacing="1" w:line="240" w:lineRule="auto"/>
      </w:pPr>
    </w:p>
    <w:p w14:paraId="34F947E1" w14:textId="60A55785" w:rsidR="009A73EB" w:rsidRDefault="009A73EB" w:rsidP="5E739CFD">
      <w:pPr>
        <w:spacing w:beforeAutospacing="1" w:afterAutospacing="1" w:line="240" w:lineRule="auto"/>
        <w:outlineLvl w:val="2"/>
        <w:rPr>
          <w:rFonts w:ascii="Times New Roman" w:eastAsia="Times New Roman" w:hAnsi="Times New Roman" w:cs="Times New Roman"/>
          <w:b/>
          <w:bCs/>
          <w:sz w:val="26"/>
          <w:szCs w:val="26"/>
          <w:lang w:eastAsia="es-PA"/>
        </w:rPr>
      </w:pPr>
    </w:p>
    <w:p w14:paraId="2F7EBEF6" w14:textId="401E2C2C" w:rsidR="009A73EB" w:rsidRDefault="6F620B73" w:rsidP="5E739CFD">
      <w:pPr>
        <w:spacing w:beforeAutospacing="1" w:afterAutospacing="1" w:line="240" w:lineRule="auto"/>
      </w:pPr>
      <w:r>
        <w:br w:type="page"/>
      </w:r>
    </w:p>
    <w:p w14:paraId="142EF24E" w14:textId="16ED82B3" w:rsidR="009A73EB" w:rsidRDefault="5E739CFD" w:rsidP="5E739CFD">
      <w:pPr>
        <w:spacing w:beforeAutospacing="1" w:afterAutospacing="1" w:line="240" w:lineRule="auto"/>
        <w:outlineLvl w:val="2"/>
        <w:rPr>
          <w:rFonts w:ascii="Times New Roman" w:eastAsia="Times New Roman" w:hAnsi="Times New Roman" w:cs="Times New Roman"/>
          <w:b/>
          <w:bCs/>
          <w:sz w:val="26"/>
          <w:szCs w:val="26"/>
          <w:lang w:eastAsia="es-PA"/>
        </w:rPr>
      </w:pPr>
      <w:bookmarkStart w:id="31" w:name="_Toc373763068"/>
      <w:r w:rsidRPr="5E739CFD">
        <w:rPr>
          <w:rFonts w:ascii="Times New Roman" w:eastAsia="Times New Roman" w:hAnsi="Times New Roman" w:cs="Times New Roman"/>
          <w:b/>
          <w:bCs/>
          <w:sz w:val="26"/>
          <w:szCs w:val="26"/>
          <w:lang w:eastAsia="es-PA"/>
        </w:rPr>
        <w:t>Prueba de Tree-Testing</w:t>
      </w:r>
      <w:bookmarkEnd w:id="31"/>
      <w:r w:rsidRPr="5E739CFD">
        <w:rPr>
          <w:rFonts w:ascii="Times New Roman" w:eastAsia="Times New Roman" w:hAnsi="Times New Roman" w:cs="Times New Roman"/>
          <w:b/>
          <w:bCs/>
          <w:sz w:val="26"/>
          <w:szCs w:val="26"/>
          <w:lang w:eastAsia="es-PA"/>
        </w:rPr>
        <w:t xml:space="preserve"> </w:t>
      </w:r>
    </w:p>
    <w:p w14:paraId="773C566B" w14:textId="564D4909"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Vista usuario:</w:t>
      </w:r>
    </w:p>
    <w:p w14:paraId="0B59B8D8" w14:textId="2BABFFCC" w:rsidR="009A73EB" w:rsidRDefault="009A73EB" w:rsidP="5E739CFD">
      <w:pPr>
        <w:spacing w:beforeAutospacing="1" w:afterAutospacing="1" w:line="240" w:lineRule="auto"/>
        <w:rPr>
          <w:rFonts w:ascii="Aptos" w:eastAsia="Aptos" w:hAnsi="Aptos" w:cs="Aptos"/>
          <w:color w:val="000000" w:themeColor="text1"/>
        </w:rPr>
      </w:pPr>
      <w:r>
        <w:rPr>
          <w:noProof/>
        </w:rPr>
        <w:drawing>
          <wp:inline distT="0" distB="0" distL="0" distR="0" wp14:anchorId="18D35C85" wp14:editId="3326625C">
            <wp:extent cx="3914775" cy="5553075"/>
            <wp:effectExtent l="0" t="0" r="0" b="0"/>
            <wp:docPr id="1103839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839249" name=""/>
                    <pic:cNvPicPr/>
                  </pic:nvPicPr>
                  <pic:blipFill>
                    <a:blip r:embed="rId17">
                      <a:extLst>
                        <a:ext uri="{28A0092B-C50C-407E-A947-70E740481C1C}">
                          <a14:useLocalDpi xmlns:a14="http://schemas.microsoft.com/office/drawing/2010/main" val="0"/>
                        </a:ext>
                      </a:extLst>
                    </a:blip>
                    <a:stretch>
                      <a:fillRect/>
                    </a:stretch>
                  </pic:blipFill>
                  <pic:spPr>
                    <a:xfrm>
                      <a:off x="0" y="0"/>
                      <a:ext cx="3914775" cy="5553075"/>
                    </a:xfrm>
                    <a:prstGeom prst="rect">
                      <a:avLst/>
                    </a:prstGeom>
                  </pic:spPr>
                </pic:pic>
              </a:graphicData>
            </a:graphic>
          </wp:inline>
        </w:drawing>
      </w:r>
      <w:r>
        <w:br/>
      </w:r>
      <w:r w:rsidR="5E739CFD" w:rsidRPr="5E739CFD">
        <w:rPr>
          <w:rFonts w:ascii="Aptos" w:eastAsia="Aptos" w:hAnsi="Aptos" w:cs="Aptos"/>
          <w:color w:val="000000" w:themeColor="text1"/>
        </w:rPr>
        <w:t xml:space="preserve">Tareas: </w:t>
      </w:r>
    </w:p>
    <w:p w14:paraId="2A8B3AF1" w14:textId="60D9E8E5" w:rsidR="009A73EB" w:rsidRDefault="5E739CFD" w:rsidP="5E739CFD">
      <w:pPr>
        <w:pStyle w:val="ListParagraph"/>
        <w:numPr>
          <w:ilvl w:val="0"/>
          <w:numId w:val="2"/>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Ver camisas de hombre</w:t>
      </w:r>
    </w:p>
    <w:p w14:paraId="36A7A6BE" w14:textId="2EF7695E" w:rsidR="009A73EB" w:rsidRDefault="5E739CFD" w:rsidP="5E739CFD">
      <w:pPr>
        <w:pStyle w:val="ListParagraph"/>
        <w:numPr>
          <w:ilvl w:val="0"/>
          <w:numId w:val="2"/>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Ver 2 tipos de instrumentos, agregarlos al cariito y eliminar ambos</w:t>
      </w:r>
    </w:p>
    <w:p w14:paraId="67A5134A" w14:textId="4847FCC9" w:rsidR="009A73EB" w:rsidRDefault="5E739CFD" w:rsidP="5E739CFD">
      <w:pPr>
        <w:pStyle w:val="ListParagraph"/>
        <w:numPr>
          <w:ilvl w:val="0"/>
          <w:numId w:val="2"/>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Ver 3 productos diferentes, consulta detalle de producto, agrega los 3 productos al carrito y realiza la compra</w:t>
      </w:r>
      <w:r w:rsidR="009A73EB">
        <w:br/>
      </w:r>
    </w:p>
    <w:p w14:paraId="641F1D6A" w14:textId="798FA13E" w:rsidR="009A73EB" w:rsidRDefault="009A73EB" w:rsidP="5E739CFD">
      <w:pPr>
        <w:spacing w:beforeAutospacing="1" w:afterAutospacing="1" w:line="240" w:lineRule="auto"/>
        <w:rPr>
          <w:rFonts w:ascii="Aptos" w:eastAsia="Aptos" w:hAnsi="Aptos" w:cs="Aptos"/>
          <w:color w:val="000000" w:themeColor="text1"/>
        </w:rPr>
      </w:pPr>
    </w:p>
    <w:p w14:paraId="55B07484" w14:textId="4A12F165" w:rsidR="009A73EB" w:rsidRDefault="009A73EB" w:rsidP="5E739CFD">
      <w:pPr>
        <w:spacing w:beforeAutospacing="1" w:afterAutospacing="1" w:line="240" w:lineRule="auto"/>
        <w:rPr>
          <w:rFonts w:ascii="Aptos" w:eastAsia="Aptos" w:hAnsi="Aptos" w:cs="Aptos"/>
          <w:color w:val="000000" w:themeColor="text1"/>
        </w:rPr>
      </w:pPr>
    </w:p>
    <w:p w14:paraId="3A9A7C1D" w14:textId="60ED971E"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Usuario 1:</w:t>
      </w:r>
    </w:p>
    <w:p w14:paraId="79339B5A" w14:textId="421F7772"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Tarea 1:</w:t>
      </w:r>
    </w:p>
    <w:p w14:paraId="6E0C408D" w14:textId="6808BB02"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TIENDA/CATEGORIAS/ROPA DE HOMBRE</w:t>
      </w:r>
      <w:r w:rsidR="009A73EB">
        <w:br/>
      </w:r>
      <w:r w:rsidR="009A73EB">
        <w:tab/>
      </w:r>
      <w:r w:rsidRPr="5E739CFD">
        <w:rPr>
          <w:rFonts w:ascii="Aptos" w:eastAsia="Aptos" w:hAnsi="Aptos" w:cs="Aptos"/>
          <w:color w:val="000000" w:themeColor="text1"/>
        </w:rPr>
        <w:t>tiempo: 8.12 seg</w:t>
      </w:r>
      <w:r w:rsidR="009A73EB">
        <w:br/>
      </w:r>
      <w:r w:rsidRPr="5E739CFD">
        <w:rPr>
          <w:rFonts w:ascii="Aptos" w:eastAsia="Aptos" w:hAnsi="Aptos" w:cs="Aptos"/>
          <w:color w:val="000000" w:themeColor="text1"/>
        </w:rPr>
        <w:t>Tarea 2:</w:t>
      </w:r>
    </w:p>
    <w:p w14:paraId="567C18B0" w14:textId="776E40DE"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TIENDA/CATEGORIA/INSTRUMENTOS MUSICALES/PERCUSION, INSTRUMENTOS MUSICALES/CUERDA, CARRITO/AGREGAR PRODUCTOS, CARRITO/ELIMINAR PRODUCTOS</w:t>
      </w:r>
      <w:r w:rsidR="009A73EB">
        <w:br/>
      </w:r>
      <w:r w:rsidR="009A73EB">
        <w:tab/>
      </w:r>
      <w:r w:rsidRPr="5E739CFD">
        <w:rPr>
          <w:rFonts w:ascii="Aptos" w:eastAsia="Aptos" w:hAnsi="Aptos" w:cs="Aptos"/>
          <w:color w:val="000000" w:themeColor="text1"/>
        </w:rPr>
        <w:t>tiempo: 19 seg</w:t>
      </w:r>
      <w:r w:rsidR="009A73EB">
        <w:br/>
      </w:r>
      <w:r w:rsidRPr="5E739CFD">
        <w:rPr>
          <w:rFonts w:ascii="Aptos" w:eastAsia="Aptos" w:hAnsi="Aptos" w:cs="Aptos"/>
          <w:color w:val="000000" w:themeColor="text1"/>
        </w:rPr>
        <w:t>Tarea 3:</w:t>
      </w:r>
    </w:p>
    <w:p w14:paraId="0F3C699C" w14:textId="4C691525"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TIENDA/CATEGORIAS/INSTRUMENTOS MUSICALES/PERCUSION, CATEGORIAS/ROPA DE HOMBRE, CATEGORIAS/ROPA DE MUJER, TIENDA/DETALLES DEL PRODUCTO, CARRITO/AGREGAR PRODUCTOS, CARRITO/METODO DE PAGO, CARRITO/CHECKOUT</w:t>
      </w:r>
      <w:r w:rsidR="009A73EB">
        <w:br/>
      </w:r>
      <w:r w:rsidR="009A73EB">
        <w:tab/>
      </w:r>
      <w:r w:rsidRPr="5E739CFD">
        <w:rPr>
          <w:rFonts w:ascii="Aptos" w:eastAsia="Aptos" w:hAnsi="Aptos" w:cs="Aptos"/>
          <w:color w:val="000000" w:themeColor="text1"/>
        </w:rPr>
        <w:t>tiempo: 45 seg</w:t>
      </w:r>
    </w:p>
    <w:p w14:paraId="12731635" w14:textId="79494607" w:rsidR="009A73EB" w:rsidRDefault="009A73EB" w:rsidP="5E739CFD">
      <w:pPr>
        <w:spacing w:beforeAutospacing="1" w:afterAutospacing="1" w:line="240" w:lineRule="auto"/>
        <w:rPr>
          <w:rFonts w:ascii="Aptos" w:eastAsia="Aptos" w:hAnsi="Aptos" w:cs="Aptos"/>
          <w:color w:val="000000" w:themeColor="text1"/>
        </w:rPr>
      </w:pPr>
    </w:p>
    <w:p w14:paraId="44A8773F" w14:textId="180C779E"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 xml:space="preserve">Usuario 2: </w:t>
      </w:r>
    </w:p>
    <w:p w14:paraId="7B70CABB" w14:textId="56BCF963"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Tarea 1:</w:t>
      </w:r>
    </w:p>
    <w:p w14:paraId="506F4DE2" w14:textId="2C392D5F"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categoría/ ropa de hombre</w:t>
      </w:r>
      <w:r w:rsidR="009A73EB">
        <w:br/>
      </w:r>
      <w:r w:rsidR="009A73EB">
        <w:tab/>
      </w:r>
      <w:r w:rsidRPr="5E739CFD">
        <w:rPr>
          <w:rFonts w:ascii="Aptos" w:eastAsia="Aptos" w:hAnsi="Aptos" w:cs="Aptos"/>
          <w:color w:val="000000" w:themeColor="text1"/>
        </w:rPr>
        <w:t>tiempo: 15 seg</w:t>
      </w:r>
      <w:r w:rsidR="009A73EB">
        <w:br/>
      </w:r>
      <w:r w:rsidRPr="5E739CFD">
        <w:rPr>
          <w:rFonts w:ascii="Aptos" w:eastAsia="Aptos" w:hAnsi="Aptos" w:cs="Aptos"/>
          <w:color w:val="000000" w:themeColor="text1"/>
        </w:rPr>
        <w:t>Tarea 2:</w:t>
      </w:r>
    </w:p>
    <w:p w14:paraId="0B3A96B2" w14:textId="5014B385"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tiena/categoria/instrumentos musicales/cuerda, detalle de producto, carrrito/agregar producto, tienda/categoria/intrumentos musicales/ percusión, detalle de producto, cariito/agregar producto, carrito/ver productos/eliminar producto</w:t>
      </w:r>
      <w:r w:rsidR="009A73EB">
        <w:br/>
      </w:r>
      <w:r w:rsidR="009A73EB">
        <w:tab/>
      </w:r>
      <w:r w:rsidRPr="5E739CFD">
        <w:rPr>
          <w:rFonts w:ascii="Aptos" w:eastAsia="Aptos" w:hAnsi="Aptos" w:cs="Aptos"/>
          <w:color w:val="000000" w:themeColor="text1"/>
        </w:rPr>
        <w:t>tiempo: 1min 40seg</w:t>
      </w:r>
      <w:r w:rsidR="009A73EB">
        <w:br/>
      </w:r>
      <w:r w:rsidRPr="5E739CFD">
        <w:rPr>
          <w:rFonts w:ascii="Aptos" w:eastAsia="Aptos" w:hAnsi="Aptos" w:cs="Aptos"/>
          <w:color w:val="000000" w:themeColor="text1"/>
        </w:rPr>
        <w:t>Tarea 3:</w:t>
      </w:r>
    </w:p>
    <w:p w14:paraId="60365D5B" w14:textId="0A559116"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tienda/categoria/ropa mujer, detalle producto, carrito/agregar producto, tienda/categoria/ropa mujer, carrito/checkout/metodo de pago</w:t>
      </w:r>
      <w:r w:rsidR="009A73EB">
        <w:br/>
      </w:r>
      <w:r w:rsidR="009A73EB">
        <w:tab/>
      </w:r>
      <w:r w:rsidRPr="5E739CFD">
        <w:rPr>
          <w:rFonts w:ascii="Aptos" w:eastAsia="Aptos" w:hAnsi="Aptos" w:cs="Aptos"/>
          <w:color w:val="000000" w:themeColor="text1"/>
        </w:rPr>
        <w:t>tiempo: 42.68</w:t>
      </w:r>
    </w:p>
    <w:p w14:paraId="4BB6823C" w14:textId="086AA1BB" w:rsidR="009A73EB" w:rsidRDefault="009A73EB" w:rsidP="5E739CFD">
      <w:pPr>
        <w:spacing w:beforeAutospacing="1" w:afterAutospacing="1" w:line="240" w:lineRule="auto"/>
        <w:rPr>
          <w:rFonts w:ascii="Aptos" w:eastAsia="Aptos" w:hAnsi="Aptos" w:cs="Aptos"/>
          <w:color w:val="000000" w:themeColor="text1"/>
        </w:rPr>
      </w:pPr>
    </w:p>
    <w:p w14:paraId="6F7DDB62" w14:textId="47C2D174"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Análisis</w:t>
      </w:r>
      <w:r w:rsidR="009A73EB">
        <w:br/>
      </w:r>
    </w:p>
    <w:p w14:paraId="34CEE96F" w14:textId="19120AB6"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Tasa de éxito</w:t>
      </w:r>
    </w:p>
    <w:p w14:paraId="13005E87" w14:textId="6D7A1A14" w:rsidR="009A73EB" w:rsidRDefault="5E739CFD" w:rsidP="5E739CFD">
      <w:pPr>
        <w:spacing w:beforeAutospacing="1" w:afterAutospacing="1" w:line="240" w:lineRule="auto"/>
        <w:ind w:firstLine="708"/>
        <w:rPr>
          <w:rFonts w:ascii="Aptos" w:eastAsia="Aptos" w:hAnsi="Aptos" w:cs="Aptos"/>
          <w:color w:val="000000" w:themeColor="text1"/>
        </w:rPr>
      </w:pPr>
      <w:r w:rsidRPr="5E739CFD">
        <w:rPr>
          <w:rFonts w:ascii="Aptos" w:eastAsia="Aptos" w:hAnsi="Aptos" w:cs="Aptos"/>
          <w:color w:val="000000" w:themeColor="text1"/>
        </w:rPr>
        <w:t>Tasa de éxito general: 91%</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05"/>
        <w:gridCol w:w="2505"/>
        <w:gridCol w:w="2505"/>
      </w:tblGrid>
      <w:tr w:rsidR="5E739CFD" w14:paraId="1DF7D00F" w14:textId="77777777" w:rsidTr="5E739CFD">
        <w:trPr>
          <w:trHeight w:val="300"/>
        </w:trPr>
        <w:tc>
          <w:tcPr>
            <w:tcW w:w="2505" w:type="dxa"/>
            <w:tcMar>
              <w:left w:w="105" w:type="dxa"/>
              <w:right w:w="105" w:type="dxa"/>
            </w:tcMar>
          </w:tcPr>
          <w:p w14:paraId="2B8A982F" w14:textId="7EC1C128" w:rsidR="5E739CFD" w:rsidRDefault="5E739CFD" w:rsidP="5E739CFD">
            <w:pPr>
              <w:rPr>
                <w:rFonts w:ascii="Aptos" w:eastAsia="Aptos" w:hAnsi="Aptos" w:cs="Aptos"/>
              </w:rPr>
            </w:pPr>
            <w:r w:rsidRPr="5E739CFD">
              <w:rPr>
                <w:rFonts w:ascii="Aptos" w:eastAsia="Aptos" w:hAnsi="Aptos" w:cs="Aptos"/>
              </w:rPr>
              <w:t>Prueba</w:t>
            </w:r>
          </w:p>
        </w:tc>
        <w:tc>
          <w:tcPr>
            <w:tcW w:w="2505" w:type="dxa"/>
            <w:tcMar>
              <w:left w:w="105" w:type="dxa"/>
              <w:right w:w="105" w:type="dxa"/>
            </w:tcMar>
          </w:tcPr>
          <w:p w14:paraId="319246A2" w14:textId="36FCD52E" w:rsidR="5E739CFD" w:rsidRDefault="5E739CFD" w:rsidP="5E739CFD">
            <w:pPr>
              <w:rPr>
                <w:rFonts w:ascii="Aptos" w:eastAsia="Aptos" w:hAnsi="Aptos" w:cs="Aptos"/>
              </w:rPr>
            </w:pPr>
            <w:r w:rsidRPr="5E739CFD">
              <w:rPr>
                <w:rFonts w:ascii="Aptos" w:eastAsia="Aptos" w:hAnsi="Aptos" w:cs="Aptos"/>
              </w:rPr>
              <w:t>Usuario 1</w:t>
            </w:r>
          </w:p>
        </w:tc>
        <w:tc>
          <w:tcPr>
            <w:tcW w:w="2505" w:type="dxa"/>
            <w:tcMar>
              <w:left w:w="105" w:type="dxa"/>
              <w:right w:w="105" w:type="dxa"/>
            </w:tcMar>
          </w:tcPr>
          <w:p w14:paraId="7E7D230B" w14:textId="7EE5C346" w:rsidR="5E739CFD" w:rsidRDefault="5E739CFD" w:rsidP="5E739CFD">
            <w:pPr>
              <w:rPr>
                <w:rFonts w:ascii="Aptos" w:eastAsia="Aptos" w:hAnsi="Aptos" w:cs="Aptos"/>
              </w:rPr>
            </w:pPr>
            <w:r w:rsidRPr="5E739CFD">
              <w:rPr>
                <w:rFonts w:ascii="Aptos" w:eastAsia="Aptos" w:hAnsi="Aptos" w:cs="Aptos"/>
              </w:rPr>
              <w:t>Usuario 2</w:t>
            </w:r>
          </w:p>
        </w:tc>
      </w:tr>
      <w:tr w:rsidR="5E739CFD" w14:paraId="0C3FA0FA" w14:textId="77777777" w:rsidTr="5E739CFD">
        <w:trPr>
          <w:trHeight w:val="300"/>
        </w:trPr>
        <w:tc>
          <w:tcPr>
            <w:tcW w:w="2505" w:type="dxa"/>
            <w:tcMar>
              <w:left w:w="105" w:type="dxa"/>
              <w:right w:w="105" w:type="dxa"/>
            </w:tcMar>
          </w:tcPr>
          <w:p w14:paraId="66B397FF" w14:textId="63998C0E" w:rsidR="5E739CFD" w:rsidRDefault="5E739CFD" w:rsidP="5E739CFD">
            <w:pPr>
              <w:rPr>
                <w:rFonts w:ascii="Aptos" w:eastAsia="Aptos" w:hAnsi="Aptos" w:cs="Aptos"/>
              </w:rPr>
            </w:pPr>
            <w:r w:rsidRPr="5E739CFD">
              <w:rPr>
                <w:rFonts w:ascii="Aptos" w:eastAsia="Aptos" w:hAnsi="Aptos" w:cs="Aptos"/>
              </w:rPr>
              <w:t>1</w:t>
            </w:r>
          </w:p>
        </w:tc>
        <w:tc>
          <w:tcPr>
            <w:tcW w:w="2505" w:type="dxa"/>
            <w:tcMar>
              <w:left w:w="105" w:type="dxa"/>
              <w:right w:w="105" w:type="dxa"/>
            </w:tcMar>
          </w:tcPr>
          <w:p w14:paraId="3E0F1CA3" w14:textId="79CCA172"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c>
          <w:tcPr>
            <w:tcW w:w="2505" w:type="dxa"/>
            <w:tcMar>
              <w:left w:w="105" w:type="dxa"/>
              <w:right w:w="105" w:type="dxa"/>
            </w:tcMar>
          </w:tcPr>
          <w:p w14:paraId="1FCF5B46" w14:textId="1FF13666"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r>
      <w:tr w:rsidR="5E739CFD" w14:paraId="599D7C90" w14:textId="77777777" w:rsidTr="5E739CFD">
        <w:trPr>
          <w:trHeight w:val="300"/>
        </w:trPr>
        <w:tc>
          <w:tcPr>
            <w:tcW w:w="2505" w:type="dxa"/>
            <w:tcMar>
              <w:left w:w="105" w:type="dxa"/>
              <w:right w:w="105" w:type="dxa"/>
            </w:tcMar>
          </w:tcPr>
          <w:p w14:paraId="77586A47" w14:textId="4077BFDF" w:rsidR="5E739CFD" w:rsidRDefault="5E739CFD" w:rsidP="5E739CFD">
            <w:pPr>
              <w:rPr>
                <w:rFonts w:ascii="Aptos" w:eastAsia="Aptos" w:hAnsi="Aptos" w:cs="Aptos"/>
              </w:rPr>
            </w:pPr>
            <w:r w:rsidRPr="5E739CFD">
              <w:rPr>
                <w:rFonts w:ascii="Aptos" w:eastAsia="Aptos" w:hAnsi="Aptos" w:cs="Aptos"/>
              </w:rPr>
              <w:t>2</w:t>
            </w:r>
          </w:p>
        </w:tc>
        <w:tc>
          <w:tcPr>
            <w:tcW w:w="2505" w:type="dxa"/>
            <w:tcMar>
              <w:left w:w="105" w:type="dxa"/>
              <w:right w:w="105" w:type="dxa"/>
            </w:tcMar>
          </w:tcPr>
          <w:p w14:paraId="77C06D71" w14:textId="3820DD62"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c>
          <w:tcPr>
            <w:tcW w:w="2505" w:type="dxa"/>
            <w:tcMar>
              <w:left w:w="105" w:type="dxa"/>
              <w:right w:w="105" w:type="dxa"/>
            </w:tcMar>
          </w:tcPr>
          <w:p w14:paraId="15CD0170" w14:textId="68ED4802" w:rsidR="5E739CFD" w:rsidRDefault="5E739CFD" w:rsidP="5E739CFD">
            <w:pPr>
              <w:rPr>
                <w:rFonts w:ascii="Segoe UI Symbol" w:eastAsia="Segoe UI Symbol" w:hAnsi="Segoe UI Symbol" w:cs="Segoe UI Symbol"/>
                <w:color w:val="FFC000"/>
                <w:sz w:val="32"/>
                <w:szCs w:val="32"/>
              </w:rPr>
            </w:pPr>
            <w:r w:rsidRPr="5E739CFD">
              <w:rPr>
                <w:rFonts w:ascii="Segoe UI Symbol" w:eastAsia="Segoe UI Symbol" w:hAnsi="Segoe UI Symbol" w:cs="Segoe UI Symbol"/>
                <w:b/>
                <w:bCs/>
                <w:color w:val="FFC000"/>
                <w:sz w:val="32"/>
                <w:szCs w:val="32"/>
                <w:lang w:val="es"/>
              </w:rPr>
              <w:t>✓ 75%</w:t>
            </w:r>
          </w:p>
        </w:tc>
      </w:tr>
      <w:tr w:rsidR="5E739CFD" w14:paraId="036BC4AE" w14:textId="77777777" w:rsidTr="5E739CFD">
        <w:trPr>
          <w:trHeight w:val="300"/>
        </w:trPr>
        <w:tc>
          <w:tcPr>
            <w:tcW w:w="2505" w:type="dxa"/>
            <w:tcMar>
              <w:left w:w="105" w:type="dxa"/>
              <w:right w:w="105" w:type="dxa"/>
            </w:tcMar>
          </w:tcPr>
          <w:p w14:paraId="0E7543A2" w14:textId="2A06E168" w:rsidR="5E739CFD" w:rsidRDefault="5E739CFD" w:rsidP="5E739CFD">
            <w:pPr>
              <w:rPr>
                <w:rFonts w:ascii="Aptos" w:eastAsia="Aptos" w:hAnsi="Aptos" w:cs="Aptos"/>
              </w:rPr>
            </w:pPr>
            <w:r w:rsidRPr="5E739CFD">
              <w:rPr>
                <w:rFonts w:ascii="Aptos" w:eastAsia="Aptos" w:hAnsi="Aptos" w:cs="Aptos"/>
              </w:rPr>
              <w:t>3</w:t>
            </w:r>
          </w:p>
        </w:tc>
        <w:tc>
          <w:tcPr>
            <w:tcW w:w="2505" w:type="dxa"/>
            <w:tcMar>
              <w:left w:w="105" w:type="dxa"/>
              <w:right w:w="105" w:type="dxa"/>
            </w:tcMar>
          </w:tcPr>
          <w:p w14:paraId="5387CD64" w14:textId="79DE853C"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c>
          <w:tcPr>
            <w:tcW w:w="2505" w:type="dxa"/>
            <w:tcMar>
              <w:left w:w="105" w:type="dxa"/>
              <w:right w:w="105" w:type="dxa"/>
            </w:tcMar>
          </w:tcPr>
          <w:p w14:paraId="708CD21B" w14:textId="3CAE80C3" w:rsidR="5E739CFD" w:rsidRDefault="5E739CFD" w:rsidP="5E739CFD">
            <w:pPr>
              <w:rPr>
                <w:rFonts w:ascii="Segoe UI Symbol" w:eastAsia="Segoe UI Symbol" w:hAnsi="Segoe UI Symbol" w:cs="Segoe UI Symbol"/>
                <w:color w:val="FFC000"/>
                <w:sz w:val="32"/>
                <w:szCs w:val="32"/>
              </w:rPr>
            </w:pPr>
            <w:r w:rsidRPr="5E739CFD">
              <w:rPr>
                <w:rFonts w:ascii="Segoe UI Symbol" w:eastAsia="Segoe UI Symbol" w:hAnsi="Segoe UI Symbol" w:cs="Segoe UI Symbol"/>
                <w:b/>
                <w:bCs/>
                <w:color w:val="FFC000"/>
                <w:sz w:val="32"/>
                <w:szCs w:val="32"/>
                <w:lang w:val="es"/>
              </w:rPr>
              <w:t>✓ 75%</w:t>
            </w:r>
          </w:p>
        </w:tc>
      </w:tr>
    </w:tbl>
    <w:p w14:paraId="5974DE02" w14:textId="2A5E107D"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Nota:  usuario 2 dio pasos demás, en prueba 2 y 3</w:t>
      </w:r>
    </w:p>
    <w:p w14:paraId="33407D27" w14:textId="42D33637"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Rutas correctas vs incorrectas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05"/>
        <w:gridCol w:w="2505"/>
        <w:gridCol w:w="2505"/>
      </w:tblGrid>
      <w:tr w:rsidR="5E739CFD" w14:paraId="1AAFEAF9" w14:textId="77777777" w:rsidTr="5E739CFD">
        <w:trPr>
          <w:trHeight w:val="300"/>
        </w:trPr>
        <w:tc>
          <w:tcPr>
            <w:tcW w:w="2505" w:type="dxa"/>
            <w:tcMar>
              <w:left w:w="105" w:type="dxa"/>
              <w:right w:w="105" w:type="dxa"/>
            </w:tcMar>
          </w:tcPr>
          <w:p w14:paraId="10680529" w14:textId="36374F67" w:rsidR="5E739CFD" w:rsidRDefault="5E739CFD" w:rsidP="5E739CFD">
            <w:pPr>
              <w:rPr>
                <w:rFonts w:ascii="Aptos" w:eastAsia="Aptos" w:hAnsi="Aptos" w:cs="Aptos"/>
              </w:rPr>
            </w:pPr>
            <w:r w:rsidRPr="5E739CFD">
              <w:rPr>
                <w:rFonts w:ascii="Aptos" w:eastAsia="Aptos" w:hAnsi="Aptos" w:cs="Aptos"/>
              </w:rPr>
              <w:t>Prueba</w:t>
            </w:r>
          </w:p>
        </w:tc>
        <w:tc>
          <w:tcPr>
            <w:tcW w:w="2505" w:type="dxa"/>
            <w:tcMar>
              <w:left w:w="105" w:type="dxa"/>
              <w:right w:w="105" w:type="dxa"/>
            </w:tcMar>
          </w:tcPr>
          <w:p w14:paraId="1FDA4C78" w14:textId="0CFD51AC" w:rsidR="5E739CFD" w:rsidRDefault="5E739CFD" w:rsidP="5E739CFD">
            <w:pPr>
              <w:rPr>
                <w:rFonts w:ascii="Aptos" w:eastAsia="Aptos" w:hAnsi="Aptos" w:cs="Aptos"/>
              </w:rPr>
            </w:pPr>
            <w:r w:rsidRPr="5E739CFD">
              <w:rPr>
                <w:rFonts w:ascii="Aptos" w:eastAsia="Aptos" w:hAnsi="Aptos" w:cs="Aptos"/>
              </w:rPr>
              <w:t>Rutas correctas</w:t>
            </w:r>
          </w:p>
        </w:tc>
        <w:tc>
          <w:tcPr>
            <w:tcW w:w="2505" w:type="dxa"/>
            <w:tcMar>
              <w:left w:w="105" w:type="dxa"/>
              <w:right w:w="105" w:type="dxa"/>
            </w:tcMar>
          </w:tcPr>
          <w:p w14:paraId="693AB98B" w14:textId="20B017B9" w:rsidR="5E739CFD" w:rsidRDefault="5E739CFD" w:rsidP="5E739CFD">
            <w:pPr>
              <w:rPr>
                <w:rFonts w:ascii="Aptos" w:eastAsia="Aptos" w:hAnsi="Aptos" w:cs="Aptos"/>
              </w:rPr>
            </w:pPr>
            <w:r w:rsidRPr="5E739CFD">
              <w:rPr>
                <w:rFonts w:ascii="Aptos" w:eastAsia="Aptos" w:hAnsi="Aptos" w:cs="Aptos"/>
              </w:rPr>
              <w:t>Rutas con desviación</w:t>
            </w:r>
          </w:p>
        </w:tc>
      </w:tr>
      <w:tr w:rsidR="5E739CFD" w14:paraId="2203D4F5" w14:textId="77777777" w:rsidTr="5E739CFD">
        <w:trPr>
          <w:trHeight w:val="300"/>
        </w:trPr>
        <w:tc>
          <w:tcPr>
            <w:tcW w:w="2505" w:type="dxa"/>
            <w:tcMar>
              <w:left w:w="105" w:type="dxa"/>
              <w:right w:w="105" w:type="dxa"/>
            </w:tcMar>
          </w:tcPr>
          <w:p w14:paraId="6CBD6A02" w14:textId="44911EE8" w:rsidR="5E739CFD" w:rsidRDefault="5E739CFD" w:rsidP="5E739CFD">
            <w:pPr>
              <w:rPr>
                <w:rFonts w:ascii="Aptos" w:eastAsia="Aptos" w:hAnsi="Aptos" w:cs="Aptos"/>
              </w:rPr>
            </w:pPr>
            <w:r w:rsidRPr="5E739CFD">
              <w:rPr>
                <w:rFonts w:ascii="Aptos" w:eastAsia="Aptos" w:hAnsi="Aptos" w:cs="Aptos"/>
              </w:rPr>
              <w:t>1</w:t>
            </w:r>
          </w:p>
        </w:tc>
        <w:tc>
          <w:tcPr>
            <w:tcW w:w="2505" w:type="dxa"/>
            <w:tcMar>
              <w:left w:w="105" w:type="dxa"/>
              <w:right w:w="105" w:type="dxa"/>
            </w:tcMar>
          </w:tcPr>
          <w:p w14:paraId="7DEBAB24" w14:textId="70746AFB" w:rsidR="5E739CFD" w:rsidRDefault="5E739CFD" w:rsidP="5E739CFD">
            <w:pPr>
              <w:rPr>
                <w:rFonts w:ascii="Aptos" w:eastAsia="Aptos" w:hAnsi="Aptos" w:cs="Aptos"/>
              </w:rPr>
            </w:pPr>
            <w:r w:rsidRPr="5E739CFD">
              <w:rPr>
                <w:rFonts w:ascii="Aptos" w:eastAsia="Aptos" w:hAnsi="Aptos" w:cs="Aptos"/>
              </w:rPr>
              <w:t>2-2</w:t>
            </w:r>
          </w:p>
        </w:tc>
        <w:tc>
          <w:tcPr>
            <w:tcW w:w="2505" w:type="dxa"/>
            <w:tcMar>
              <w:left w:w="105" w:type="dxa"/>
              <w:right w:w="105" w:type="dxa"/>
            </w:tcMar>
          </w:tcPr>
          <w:p w14:paraId="2DF65B88" w14:textId="5C5587CF" w:rsidR="5E739CFD" w:rsidRDefault="5E739CFD" w:rsidP="5E739CFD">
            <w:pPr>
              <w:rPr>
                <w:rFonts w:ascii="Aptos" w:eastAsia="Aptos" w:hAnsi="Aptos" w:cs="Aptos"/>
              </w:rPr>
            </w:pPr>
            <w:r w:rsidRPr="5E739CFD">
              <w:rPr>
                <w:rFonts w:ascii="Aptos" w:eastAsia="Aptos" w:hAnsi="Aptos" w:cs="Aptos"/>
              </w:rPr>
              <w:t>0</w:t>
            </w:r>
          </w:p>
        </w:tc>
      </w:tr>
      <w:tr w:rsidR="5E739CFD" w14:paraId="1A142F46" w14:textId="77777777" w:rsidTr="5E739CFD">
        <w:trPr>
          <w:trHeight w:val="300"/>
        </w:trPr>
        <w:tc>
          <w:tcPr>
            <w:tcW w:w="2505" w:type="dxa"/>
            <w:tcMar>
              <w:left w:w="105" w:type="dxa"/>
              <w:right w:w="105" w:type="dxa"/>
            </w:tcMar>
          </w:tcPr>
          <w:p w14:paraId="6ACEB8D2" w14:textId="4E1D09BA" w:rsidR="5E739CFD" w:rsidRDefault="5E739CFD" w:rsidP="5E739CFD">
            <w:pPr>
              <w:rPr>
                <w:rFonts w:ascii="Aptos" w:eastAsia="Aptos" w:hAnsi="Aptos" w:cs="Aptos"/>
              </w:rPr>
            </w:pPr>
            <w:r w:rsidRPr="5E739CFD">
              <w:rPr>
                <w:rFonts w:ascii="Aptos" w:eastAsia="Aptos" w:hAnsi="Aptos" w:cs="Aptos"/>
              </w:rPr>
              <w:t>2</w:t>
            </w:r>
          </w:p>
        </w:tc>
        <w:tc>
          <w:tcPr>
            <w:tcW w:w="2505" w:type="dxa"/>
            <w:tcMar>
              <w:left w:w="105" w:type="dxa"/>
              <w:right w:w="105" w:type="dxa"/>
            </w:tcMar>
          </w:tcPr>
          <w:p w14:paraId="76D0ABC2" w14:textId="5A347227" w:rsidR="5E739CFD" w:rsidRDefault="5E739CFD" w:rsidP="5E739CFD">
            <w:pPr>
              <w:rPr>
                <w:rFonts w:ascii="Aptos" w:eastAsia="Aptos" w:hAnsi="Aptos" w:cs="Aptos"/>
              </w:rPr>
            </w:pPr>
            <w:r w:rsidRPr="5E739CFD">
              <w:rPr>
                <w:rFonts w:ascii="Aptos" w:eastAsia="Aptos" w:hAnsi="Aptos" w:cs="Aptos"/>
              </w:rPr>
              <w:t>1-2</w:t>
            </w:r>
          </w:p>
        </w:tc>
        <w:tc>
          <w:tcPr>
            <w:tcW w:w="2505" w:type="dxa"/>
            <w:tcMar>
              <w:left w:w="105" w:type="dxa"/>
              <w:right w:w="105" w:type="dxa"/>
            </w:tcMar>
          </w:tcPr>
          <w:p w14:paraId="2DDF5789" w14:textId="72E604F9" w:rsidR="5E739CFD" w:rsidRDefault="5E739CFD" w:rsidP="5E739CFD">
            <w:pPr>
              <w:rPr>
                <w:rFonts w:ascii="Aptos" w:eastAsia="Aptos" w:hAnsi="Aptos" w:cs="Aptos"/>
              </w:rPr>
            </w:pPr>
            <w:r w:rsidRPr="5E739CFD">
              <w:rPr>
                <w:rFonts w:ascii="Aptos" w:eastAsia="Aptos" w:hAnsi="Aptos" w:cs="Aptos"/>
              </w:rPr>
              <w:t>1</w:t>
            </w:r>
          </w:p>
        </w:tc>
      </w:tr>
      <w:tr w:rsidR="5E739CFD" w14:paraId="0709447F" w14:textId="77777777" w:rsidTr="5E739CFD">
        <w:trPr>
          <w:trHeight w:val="300"/>
        </w:trPr>
        <w:tc>
          <w:tcPr>
            <w:tcW w:w="2505" w:type="dxa"/>
            <w:tcMar>
              <w:left w:w="105" w:type="dxa"/>
              <w:right w:w="105" w:type="dxa"/>
            </w:tcMar>
          </w:tcPr>
          <w:p w14:paraId="7FD01374" w14:textId="79E46DBD" w:rsidR="5E739CFD" w:rsidRDefault="5E739CFD" w:rsidP="5E739CFD">
            <w:pPr>
              <w:rPr>
                <w:rFonts w:ascii="Aptos" w:eastAsia="Aptos" w:hAnsi="Aptos" w:cs="Aptos"/>
              </w:rPr>
            </w:pPr>
            <w:r w:rsidRPr="5E739CFD">
              <w:rPr>
                <w:rFonts w:ascii="Aptos" w:eastAsia="Aptos" w:hAnsi="Aptos" w:cs="Aptos"/>
              </w:rPr>
              <w:t>3</w:t>
            </w:r>
          </w:p>
        </w:tc>
        <w:tc>
          <w:tcPr>
            <w:tcW w:w="2505" w:type="dxa"/>
            <w:tcMar>
              <w:left w:w="105" w:type="dxa"/>
              <w:right w:w="105" w:type="dxa"/>
            </w:tcMar>
          </w:tcPr>
          <w:p w14:paraId="40AF1AE4" w14:textId="143859C7" w:rsidR="5E739CFD" w:rsidRDefault="5E739CFD" w:rsidP="5E739CFD">
            <w:pPr>
              <w:rPr>
                <w:rFonts w:ascii="Aptos" w:eastAsia="Aptos" w:hAnsi="Aptos" w:cs="Aptos"/>
              </w:rPr>
            </w:pPr>
            <w:r w:rsidRPr="5E739CFD">
              <w:rPr>
                <w:rFonts w:ascii="Aptos" w:eastAsia="Aptos" w:hAnsi="Aptos" w:cs="Aptos"/>
              </w:rPr>
              <w:t>1-2</w:t>
            </w:r>
          </w:p>
        </w:tc>
        <w:tc>
          <w:tcPr>
            <w:tcW w:w="2505" w:type="dxa"/>
            <w:tcMar>
              <w:left w:w="105" w:type="dxa"/>
              <w:right w:w="105" w:type="dxa"/>
            </w:tcMar>
          </w:tcPr>
          <w:p w14:paraId="4EED79FF" w14:textId="6F496EE9" w:rsidR="5E739CFD" w:rsidRDefault="5E739CFD" w:rsidP="5E739CFD">
            <w:pPr>
              <w:rPr>
                <w:rFonts w:ascii="Aptos" w:eastAsia="Aptos" w:hAnsi="Aptos" w:cs="Aptos"/>
              </w:rPr>
            </w:pPr>
            <w:r w:rsidRPr="5E739CFD">
              <w:rPr>
                <w:rFonts w:ascii="Aptos" w:eastAsia="Aptos" w:hAnsi="Aptos" w:cs="Aptos"/>
              </w:rPr>
              <w:t>1</w:t>
            </w:r>
          </w:p>
        </w:tc>
      </w:tr>
    </w:tbl>
    <w:p w14:paraId="6A7B87C7" w14:textId="13783AC3" w:rsidR="009A73EB" w:rsidRDefault="5E739CFD" w:rsidP="5E739CFD">
      <w:pPr>
        <w:spacing w:beforeAutospacing="1" w:afterAutospacing="1" w:line="240" w:lineRule="auto"/>
        <w:ind w:left="708"/>
        <w:rPr>
          <w:rFonts w:ascii="Aptos" w:eastAsia="Aptos" w:hAnsi="Aptos" w:cs="Aptos"/>
          <w:color w:val="000000" w:themeColor="text1"/>
        </w:rPr>
      </w:pPr>
      <w:r w:rsidRPr="5E739CFD">
        <w:rPr>
          <w:rFonts w:ascii="Aptos" w:eastAsia="Aptos" w:hAnsi="Aptos" w:cs="Aptos"/>
          <w:color w:val="000000" w:themeColor="text1"/>
        </w:rPr>
        <w:t>Rutas sin desviación: 67%</w:t>
      </w:r>
    </w:p>
    <w:p w14:paraId="12171935" w14:textId="306BFBE2" w:rsidR="009A73EB" w:rsidRDefault="5E739CFD" w:rsidP="5E739CFD">
      <w:pPr>
        <w:spacing w:beforeAutospacing="1" w:afterAutospacing="1" w:line="240" w:lineRule="auto"/>
        <w:ind w:firstLine="708"/>
        <w:rPr>
          <w:rFonts w:ascii="Aptos" w:eastAsia="Aptos" w:hAnsi="Aptos" w:cs="Aptos"/>
          <w:color w:val="000000" w:themeColor="text1"/>
        </w:rPr>
      </w:pPr>
      <w:r w:rsidRPr="5E739CFD">
        <w:rPr>
          <w:rFonts w:ascii="Aptos" w:eastAsia="Aptos" w:hAnsi="Aptos" w:cs="Aptos"/>
          <w:color w:val="000000" w:themeColor="text1"/>
        </w:rPr>
        <w:t>Rutas con desviaciones 33%</w:t>
      </w:r>
    </w:p>
    <w:p w14:paraId="6B2D5C98" w14:textId="2A6EAD3E" w:rsidR="009A73EB" w:rsidRDefault="009A73EB" w:rsidP="5E739CFD">
      <w:pPr>
        <w:spacing w:beforeAutospacing="1" w:afterAutospacing="1" w:line="240" w:lineRule="auto"/>
        <w:rPr>
          <w:rFonts w:ascii="Aptos" w:eastAsia="Aptos" w:hAnsi="Aptos" w:cs="Aptos"/>
          <w:color w:val="000000" w:themeColor="text1"/>
        </w:rPr>
      </w:pPr>
      <w:r>
        <w:br/>
      </w:r>
      <w:r w:rsidR="5E739CFD" w:rsidRPr="5E739CFD">
        <w:rPr>
          <w:rFonts w:ascii="Aptos" w:eastAsia="Aptos" w:hAnsi="Aptos" w:cs="Aptos"/>
          <w:color w:val="000000" w:themeColor="text1"/>
        </w:rPr>
        <w:t>Tiempo Promedio de culminación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05"/>
        <w:gridCol w:w="2205"/>
        <w:gridCol w:w="2205"/>
        <w:gridCol w:w="2205"/>
      </w:tblGrid>
      <w:tr w:rsidR="5E739CFD" w14:paraId="5266E1C0" w14:textId="77777777" w:rsidTr="5E739CFD">
        <w:trPr>
          <w:trHeight w:val="300"/>
        </w:trPr>
        <w:tc>
          <w:tcPr>
            <w:tcW w:w="2205" w:type="dxa"/>
            <w:tcMar>
              <w:left w:w="105" w:type="dxa"/>
              <w:right w:w="105" w:type="dxa"/>
            </w:tcMar>
          </w:tcPr>
          <w:p w14:paraId="48342DE2" w14:textId="19D01D83" w:rsidR="5E739CFD" w:rsidRDefault="5E739CFD" w:rsidP="5E739CFD">
            <w:pPr>
              <w:rPr>
                <w:rFonts w:ascii="Aptos" w:eastAsia="Aptos" w:hAnsi="Aptos" w:cs="Aptos"/>
              </w:rPr>
            </w:pPr>
            <w:r w:rsidRPr="5E739CFD">
              <w:rPr>
                <w:rFonts w:ascii="Aptos" w:eastAsia="Aptos" w:hAnsi="Aptos" w:cs="Aptos"/>
              </w:rPr>
              <w:t>Prueba</w:t>
            </w:r>
          </w:p>
        </w:tc>
        <w:tc>
          <w:tcPr>
            <w:tcW w:w="2205" w:type="dxa"/>
            <w:tcMar>
              <w:left w:w="105" w:type="dxa"/>
              <w:right w:w="105" w:type="dxa"/>
            </w:tcMar>
          </w:tcPr>
          <w:p w14:paraId="5252D79C" w14:textId="0C93B9E1" w:rsidR="5E739CFD" w:rsidRDefault="5E739CFD" w:rsidP="5E739CFD">
            <w:pPr>
              <w:rPr>
                <w:rFonts w:ascii="Aptos" w:eastAsia="Aptos" w:hAnsi="Aptos" w:cs="Aptos"/>
              </w:rPr>
            </w:pPr>
            <w:r w:rsidRPr="5E739CFD">
              <w:rPr>
                <w:rFonts w:ascii="Aptos" w:eastAsia="Aptos" w:hAnsi="Aptos" w:cs="Aptos"/>
              </w:rPr>
              <w:t>Usuario 1</w:t>
            </w:r>
          </w:p>
        </w:tc>
        <w:tc>
          <w:tcPr>
            <w:tcW w:w="2205" w:type="dxa"/>
            <w:tcMar>
              <w:left w:w="105" w:type="dxa"/>
              <w:right w:w="105" w:type="dxa"/>
            </w:tcMar>
          </w:tcPr>
          <w:p w14:paraId="0C717AAF" w14:textId="55E5941A" w:rsidR="5E739CFD" w:rsidRDefault="5E739CFD" w:rsidP="5E739CFD">
            <w:pPr>
              <w:rPr>
                <w:rFonts w:ascii="Aptos" w:eastAsia="Aptos" w:hAnsi="Aptos" w:cs="Aptos"/>
              </w:rPr>
            </w:pPr>
            <w:r w:rsidRPr="5E739CFD">
              <w:rPr>
                <w:rFonts w:ascii="Aptos" w:eastAsia="Aptos" w:hAnsi="Aptos" w:cs="Aptos"/>
              </w:rPr>
              <w:t>Usuario 2</w:t>
            </w:r>
          </w:p>
        </w:tc>
        <w:tc>
          <w:tcPr>
            <w:tcW w:w="2205" w:type="dxa"/>
            <w:tcMar>
              <w:left w:w="105" w:type="dxa"/>
              <w:right w:w="105" w:type="dxa"/>
            </w:tcMar>
          </w:tcPr>
          <w:p w14:paraId="16586672" w14:textId="6CEBECB2" w:rsidR="5E739CFD" w:rsidRDefault="5E739CFD" w:rsidP="5E739CFD">
            <w:pPr>
              <w:rPr>
                <w:rFonts w:ascii="Aptos" w:eastAsia="Aptos" w:hAnsi="Aptos" w:cs="Aptos"/>
              </w:rPr>
            </w:pPr>
            <w:r w:rsidRPr="5E739CFD">
              <w:rPr>
                <w:rFonts w:ascii="Aptos" w:eastAsia="Aptos" w:hAnsi="Aptos" w:cs="Aptos"/>
              </w:rPr>
              <w:t>Promedio</w:t>
            </w:r>
          </w:p>
        </w:tc>
      </w:tr>
      <w:tr w:rsidR="5E739CFD" w14:paraId="291655A2" w14:textId="77777777" w:rsidTr="5E739CFD">
        <w:trPr>
          <w:trHeight w:val="300"/>
        </w:trPr>
        <w:tc>
          <w:tcPr>
            <w:tcW w:w="2205" w:type="dxa"/>
            <w:tcMar>
              <w:left w:w="105" w:type="dxa"/>
              <w:right w:w="105" w:type="dxa"/>
            </w:tcMar>
          </w:tcPr>
          <w:p w14:paraId="46AE629C" w14:textId="1EDAA359" w:rsidR="5E739CFD" w:rsidRDefault="5E739CFD" w:rsidP="5E739CFD">
            <w:pPr>
              <w:rPr>
                <w:rFonts w:ascii="Aptos" w:eastAsia="Aptos" w:hAnsi="Aptos" w:cs="Aptos"/>
              </w:rPr>
            </w:pPr>
            <w:r w:rsidRPr="5E739CFD">
              <w:rPr>
                <w:rFonts w:ascii="Aptos" w:eastAsia="Aptos" w:hAnsi="Aptos" w:cs="Aptos"/>
              </w:rPr>
              <w:t>1</w:t>
            </w:r>
          </w:p>
        </w:tc>
        <w:tc>
          <w:tcPr>
            <w:tcW w:w="2205" w:type="dxa"/>
            <w:tcMar>
              <w:left w:w="105" w:type="dxa"/>
              <w:right w:w="105" w:type="dxa"/>
            </w:tcMar>
          </w:tcPr>
          <w:p w14:paraId="0C38087A" w14:textId="0D76D825" w:rsidR="5E739CFD" w:rsidRDefault="5E739CFD" w:rsidP="5E739CFD">
            <w:pPr>
              <w:rPr>
                <w:rFonts w:ascii="Aptos" w:eastAsia="Aptos" w:hAnsi="Aptos" w:cs="Aptos"/>
              </w:rPr>
            </w:pPr>
            <w:r w:rsidRPr="5E739CFD">
              <w:rPr>
                <w:rFonts w:ascii="Aptos" w:eastAsia="Aptos" w:hAnsi="Aptos" w:cs="Aptos"/>
              </w:rPr>
              <w:t>8.12 s</w:t>
            </w:r>
          </w:p>
        </w:tc>
        <w:tc>
          <w:tcPr>
            <w:tcW w:w="2205" w:type="dxa"/>
            <w:tcMar>
              <w:left w:w="105" w:type="dxa"/>
              <w:right w:w="105" w:type="dxa"/>
            </w:tcMar>
          </w:tcPr>
          <w:p w14:paraId="7AEB868F" w14:textId="309DAF74" w:rsidR="5E739CFD" w:rsidRDefault="5E739CFD" w:rsidP="5E739CFD">
            <w:pPr>
              <w:rPr>
                <w:rFonts w:ascii="Aptos" w:eastAsia="Aptos" w:hAnsi="Aptos" w:cs="Aptos"/>
              </w:rPr>
            </w:pPr>
            <w:r w:rsidRPr="5E739CFD">
              <w:rPr>
                <w:rFonts w:ascii="Aptos" w:eastAsia="Aptos" w:hAnsi="Aptos" w:cs="Aptos"/>
              </w:rPr>
              <w:t>16.6 s</w:t>
            </w:r>
          </w:p>
        </w:tc>
        <w:tc>
          <w:tcPr>
            <w:tcW w:w="2205" w:type="dxa"/>
            <w:tcMar>
              <w:left w:w="105" w:type="dxa"/>
              <w:right w:w="105" w:type="dxa"/>
            </w:tcMar>
          </w:tcPr>
          <w:p w14:paraId="086E601E" w14:textId="14EEBBCF" w:rsidR="5E739CFD" w:rsidRDefault="5E739CFD" w:rsidP="5E739CFD">
            <w:pPr>
              <w:rPr>
                <w:rFonts w:ascii="Aptos" w:eastAsia="Aptos" w:hAnsi="Aptos" w:cs="Aptos"/>
              </w:rPr>
            </w:pPr>
            <w:r w:rsidRPr="5E739CFD">
              <w:rPr>
                <w:rFonts w:ascii="Aptos" w:eastAsia="Aptos" w:hAnsi="Aptos" w:cs="Aptos"/>
              </w:rPr>
              <w:t>16.56 s</w:t>
            </w:r>
          </w:p>
        </w:tc>
      </w:tr>
      <w:tr w:rsidR="5E739CFD" w14:paraId="4B998962" w14:textId="77777777" w:rsidTr="5E739CFD">
        <w:trPr>
          <w:trHeight w:val="300"/>
        </w:trPr>
        <w:tc>
          <w:tcPr>
            <w:tcW w:w="2205" w:type="dxa"/>
            <w:tcMar>
              <w:left w:w="105" w:type="dxa"/>
              <w:right w:w="105" w:type="dxa"/>
            </w:tcMar>
          </w:tcPr>
          <w:p w14:paraId="6068A77F" w14:textId="47D05306" w:rsidR="5E739CFD" w:rsidRDefault="5E739CFD" w:rsidP="5E739CFD">
            <w:pPr>
              <w:rPr>
                <w:rFonts w:ascii="Aptos" w:eastAsia="Aptos" w:hAnsi="Aptos" w:cs="Aptos"/>
              </w:rPr>
            </w:pPr>
            <w:r w:rsidRPr="5E739CFD">
              <w:rPr>
                <w:rFonts w:ascii="Aptos" w:eastAsia="Aptos" w:hAnsi="Aptos" w:cs="Aptos"/>
              </w:rPr>
              <w:t>2</w:t>
            </w:r>
          </w:p>
        </w:tc>
        <w:tc>
          <w:tcPr>
            <w:tcW w:w="2205" w:type="dxa"/>
            <w:tcMar>
              <w:left w:w="105" w:type="dxa"/>
              <w:right w:w="105" w:type="dxa"/>
            </w:tcMar>
          </w:tcPr>
          <w:p w14:paraId="2A55A124" w14:textId="7F9726ED" w:rsidR="5E739CFD" w:rsidRDefault="5E739CFD" w:rsidP="5E739CFD">
            <w:pPr>
              <w:rPr>
                <w:rFonts w:ascii="Aptos" w:eastAsia="Aptos" w:hAnsi="Aptos" w:cs="Aptos"/>
              </w:rPr>
            </w:pPr>
            <w:r w:rsidRPr="5E739CFD">
              <w:rPr>
                <w:rFonts w:ascii="Aptos" w:eastAsia="Aptos" w:hAnsi="Aptos" w:cs="Aptos"/>
              </w:rPr>
              <w:t>19 s</w:t>
            </w:r>
          </w:p>
        </w:tc>
        <w:tc>
          <w:tcPr>
            <w:tcW w:w="2205" w:type="dxa"/>
            <w:tcMar>
              <w:left w:w="105" w:type="dxa"/>
              <w:right w:w="105" w:type="dxa"/>
            </w:tcMar>
          </w:tcPr>
          <w:p w14:paraId="6C254695" w14:textId="22F02100" w:rsidR="5E739CFD" w:rsidRDefault="5E739CFD" w:rsidP="5E739CFD">
            <w:pPr>
              <w:rPr>
                <w:rFonts w:ascii="Aptos" w:eastAsia="Aptos" w:hAnsi="Aptos" w:cs="Aptos"/>
              </w:rPr>
            </w:pPr>
            <w:r w:rsidRPr="5E739CFD">
              <w:rPr>
                <w:rFonts w:ascii="Aptos" w:eastAsia="Aptos" w:hAnsi="Aptos" w:cs="Aptos"/>
              </w:rPr>
              <w:t>100 s</w:t>
            </w:r>
          </w:p>
        </w:tc>
        <w:tc>
          <w:tcPr>
            <w:tcW w:w="2205" w:type="dxa"/>
            <w:tcMar>
              <w:left w:w="105" w:type="dxa"/>
              <w:right w:w="105" w:type="dxa"/>
            </w:tcMar>
          </w:tcPr>
          <w:p w14:paraId="70708D88" w14:textId="2F02EAC0" w:rsidR="5E739CFD" w:rsidRDefault="5E739CFD" w:rsidP="5E739CFD">
            <w:pPr>
              <w:rPr>
                <w:rFonts w:ascii="Aptos" w:eastAsia="Aptos" w:hAnsi="Aptos" w:cs="Aptos"/>
              </w:rPr>
            </w:pPr>
            <w:r w:rsidRPr="5E739CFD">
              <w:rPr>
                <w:rFonts w:ascii="Aptos" w:eastAsia="Aptos" w:hAnsi="Aptos" w:cs="Aptos"/>
              </w:rPr>
              <w:t>59.5 s</w:t>
            </w:r>
          </w:p>
        </w:tc>
      </w:tr>
      <w:tr w:rsidR="5E739CFD" w14:paraId="1F62FCFC" w14:textId="77777777" w:rsidTr="5E739CFD">
        <w:trPr>
          <w:trHeight w:val="300"/>
        </w:trPr>
        <w:tc>
          <w:tcPr>
            <w:tcW w:w="2205" w:type="dxa"/>
            <w:tcMar>
              <w:left w:w="105" w:type="dxa"/>
              <w:right w:w="105" w:type="dxa"/>
            </w:tcMar>
          </w:tcPr>
          <w:p w14:paraId="35EF2886" w14:textId="602E7543" w:rsidR="5E739CFD" w:rsidRDefault="5E739CFD" w:rsidP="5E739CFD">
            <w:pPr>
              <w:rPr>
                <w:rFonts w:ascii="Aptos" w:eastAsia="Aptos" w:hAnsi="Aptos" w:cs="Aptos"/>
              </w:rPr>
            </w:pPr>
            <w:r w:rsidRPr="5E739CFD">
              <w:rPr>
                <w:rFonts w:ascii="Aptos" w:eastAsia="Aptos" w:hAnsi="Aptos" w:cs="Aptos"/>
              </w:rPr>
              <w:t>3</w:t>
            </w:r>
          </w:p>
        </w:tc>
        <w:tc>
          <w:tcPr>
            <w:tcW w:w="2205" w:type="dxa"/>
            <w:tcMar>
              <w:left w:w="105" w:type="dxa"/>
              <w:right w:w="105" w:type="dxa"/>
            </w:tcMar>
          </w:tcPr>
          <w:p w14:paraId="7B088106" w14:textId="039E4D3F" w:rsidR="5E739CFD" w:rsidRDefault="5E739CFD" w:rsidP="5E739CFD">
            <w:pPr>
              <w:rPr>
                <w:rFonts w:ascii="Aptos" w:eastAsia="Aptos" w:hAnsi="Aptos" w:cs="Aptos"/>
              </w:rPr>
            </w:pPr>
            <w:r w:rsidRPr="5E739CFD">
              <w:rPr>
                <w:rFonts w:ascii="Aptos" w:eastAsia="Aptos" w:hAnsi="Aptos" w:cs="Aptos"/>
              </w:rPr>
              <w:t>45 s</w:t>
            </w:r>
          </w:p>
        </w:tc>
        <w:tc>
          <w:tcPr>
            <w:tcW w:w="2205" w:type="dxa"/>
            <w:tcMar>
              <w:left w:w="105" w:type="dxa"/>
              <w:right w:w="105" w:type="dxa"/>
            </w:tcMar>
          </w:tcPr>
          <w:p w14:paraId="5B089E39" w14:textId="3BCC3D62" w:rsidR="5E739CFD" w:rsidRDefault="5E739CFD" w:rsidP="5E739CFD">
            <w:pPr>
              <w:rPr>
                <w:rFonts w:ascii="Aptos" w:eastAsia="Aptos" w:hAnsi="Aptos" w:cs="Aptos"/>
              </w:rPr>
            </w:pPr>
            <w:r w:rsidRPr="5E739CFD">
              <w:rPr>
                <w:rFonts w:ascii="Aptos" w:eastAsia="Aptos" w:hAnsi="Aptos" w:cs="Aptos"/>
              </w:rPr>
              <w:t>42.68 s</w:t>
            </w:r>
          </w:p>
        </w:tc>
        <w:tc>
          <w:tcPr>
            <w:tcW w:w="2205" w:type="dxa"/>
            <w:tcMar>
              <w:left w:w="105" w:type="dxa"/>
              <w:right w:w="105" w:type="dxa"/>
            </w:tcMar>
          </w:tcPr>
          <w:p w14:paraId="4250FFEA" w14:textId="431FCDB5" w:rsidR="5E739CFD" w:rsidRDefault="5E739CFD" w:rsidP="5E739CFD">
            <w:pPr>
              <w:rPr>
                <w:rFonts w:ascii="Aptos" w:eastAsia="Aptos" w:hAnsi="Aptos" w:cs="Aptos"/>
              </w:rPr>
            </w:pPr>
            <w:r w:rsidRPr="5E739CFD">
              <w:rPr>
                <w:rFonts w:ascii="Aptos" w:eastAsia="Aptos" w:hAnsi="Aptos" w:cs="Aptos"/>
              </w:rPr>
              <w:t>43.84 s</w:t>
            </w:r>
          </w:p>
        </w:tc>
      </w:tr>
    </w:tbl>
    <w:p w14:paraId="2C1F0DB9" w14:textId="62212D01"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Tiempo promedio total: 40 segundos</w:t>
      </w:r>
    </w:p>
    <w:p w14:paraId="66EC1D91" w14:textId="1E54CA8E"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Retrocesos:  2 casos leves del usuario 2, “posible confusión con categorías”</w:t>
      </w:r>
    </w:p>
    <w:p w14:paraId="5E8AD169" w14:textId="7A1CD508" w:rsidR="009A73EB" w:rsidRDefault="009A73EB" w:rsidP="5E739CFD">
      <w:pPr>
        <w:spacing w:beforeAutospacing="1" w:afterAutospacing="1" w:line="240" w:lineRule="auto"/>
        <w:rPr>
          <w:rFonts w:ascii="Aptos" w:eastAsia="Aptos" w:hAnsi="Aptos" w:cs="Aptos"/>
          <w:color w:val="000000" w:themeColor="text1"/>
        </w:rPr>
      </w:pPr>
    </w:p>
    <w:p w14:paraId="5299F451" w14:textId="4F10CAE1"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Tree-testing</w:t>
      </w:r>
      <w:r w:rsidR="009A73EB">
        <w:br/>
      </w:r>
      <w:r w:rsidR="009A73EB">
        <w:rPr>
          <w:noProof/>
        </w:rPr>
        <w:drawing>
          <wp:inline distT="0" distB="0" distL="0" distR="0" wp14:anchorId="1A989B5F" wp14:editId="15B10F4C">
            <wp:extent cx="4248150" cy="3190875"/>
            <wp:effectExtent l="0" t="0" r="0" b="0"/>
            <wp:docPr id="1408232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232121" name=""/>
                    <pic:cNvPicPr/>
                  </pic:nvPicPr>
                  <pic:blipFill>
                    <a:blip r:embed="rId18">
                      <a:extLst>
                        <a:ext uri="{28A0092B-C50C-407E-A947-70E740481C1C}">
                          <a14:useLocalDpi xmlns:a14="http://schemas.microsoft.com/office/drawing/2010/main" val="0"/>
                        </a:ext>
                      </a:extLst>
                    </a:blip>
                    <a:stretch>
                      <a:fillRect/>
                    </a:stretch>
                  </pic:blipFill>
                  <pic:spPr>
                    <a:xfrm>
                      <a:off x="0" y="0"/>
                      <a:ext cx="4248150" cy="3190875"/>
                    </a:xfrm>
                    <a:prstGeom prst="rect">
                      <a:avLst/>
                    </a:prstGeom>
                  </pic:spPr>
                </pic:pic>
              </a:graphicData>
            </a:graphic>
          </wp:inline>
        </w:drawing>
      </w:r>
      <w:r w:rsidR="009A73EB">
        <w:br/>
      </w:r>
      <w:r w:rsidRPr="5E739CFD">
        <w:rPr>
          <w:rFonts w:ascii="Aptos" w:eastAsia="Aptos" w:hAnsi="Aptos" w:cs="Aptos"/>
          <w:color w:val="000000" w:themeColor="text1"/>
        </w:rPr>
        <w:t xml:space="preserve">Tareas: </w:t>
      </w:r>
    </w:p>
    <w:p w14:paraId="17D3469E" w14:textId="4E42E818" w:rsidR="009A73EB" w:rsidRDefault="5E739CFD" w:rsidP="5E739CFD">
      <w:pPr>
        <w:pStyle w:val="ListParagraph"/>
        <w:numPr>
          <w:ilvl w:val="0"/>
          <w:numId w:val="1"/>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Agegar un nuevo producto al catálogo</w:t>
      </w:r>
    </w:p>
    <w:p w14:paraId="6316D35A" w14:textId="55AB60BF" w:rsidR="009A73EB" w:rsidRDefault="5E739CFD" w:rsidP="5E739CFD">
      <w:pPr>
        <w:pStyle w:val="ListParagraph"/>
        <w:numPr>
          <w:ilvl w:val="0"/>
          <w:numId w:val="1"/>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Modificar la cantidad disponible de un producto</w:t>
      </w:r>
    </w:p>
    <w:p w14:paraId="1AE1A4EC" w14:textId="3D82732B" w:rsidR="009A73EB" w:rsidRDefault="5E739CFD" w:rsidP="5E739CFD">
      <w:pPr>
        <w:pStyle w:val="ListParagraph"/>
        <w:numPr>
          <w:ilvl w:val="0"/>
          <w:numId w:val="1"/>
        </w:num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Generar reporte de ventas</w:t>
      </w:r>
      <w:r w:rsidR="009A73EB">
        <w:br/>
      </w:r>
      <w:r w:rsidR="009A73EB">
        <w:br/>
      </w:r>
    </w:p>
    <w:p w14:paraId="3B45A346" w14:textId="3C2AA9A9" w:rsidR="009A73EB" w:rsidRDefault="009A73EB" w:rsidP="5E739CFD">
      <w:pPr>
        <w:spacing w:beforeAutospacing="1" w:afterAutospacing="1" w:line="240" w:lineRule="auto"/>
        <w:rPr>
          <w:rFonts w:ascii="Aptos" w:eastAsia="Aptos" w:hAnsi="Aptos" w:cs="Aptos"/>
          <w:color w:val="000000" w:themeColor="text1"/>
        </w:rPr>
      </w:pPr>
    </w:p>
    <w:p w14:paraId="05F43AFF" w14:textId="5CAD39FE" w:rsidR="009A73EB" w:rsidRDefault="009A73EB" w:rsidP="5E739CFD">
      <w:pPr>
        <w:spacing w:beforeAutospacing="1" w:afterAutospacing="1" w:line="240" w:lineRule="auto"/>
        <w:rPr>
          <w:rFonts w:ascii="Aptos" w:eastAsia="Aptos" w:hAnsi="Aptos" w:cs="Aptos"/>
          <w:color w:val="000000" w:themeColor="text1"/>
        </w:rPr>
      </w:pPr>
    </w:p>
    <w:p w14:paraId="2B73CBEF" w14:textId="17270FF3"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Usuario 1:</w:t>
      </w:r>
    </w:p>
    <w:p w14:paraId="3D0412D9" w14:textId="1C1C437B"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Tarea 1:</w:t>
      </w:r>
    </w:p>
    <w:p w14:paraId="30F45659" w14:textId="77F84050"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Inventario/gestionar inventario/agregar producto</w:t>
      </w:r>
      <w:r w:rsidR="009A73EB">
        <w:br/>
      </w:r>
      <w:r w:rsidR="009A73EB">
        <w:tab/>
      </w:r>
      <w:r w:rsidRPr="5E739CFD">
        <w:rPr>
          <w:rFonts w:ascii="Aptos" w:eastAsia="Aptos" w:hAnsi="Aptos" w:cs="Aptos"/>
          <w:color w:val="000000" w:themeColor="text1"/>
        </w:rPr>
        <w:t>tiempo: 8.15 seg</w:t>
      </w:r>
      <w:r w:rsidR="009A73EB">
        <w:br/>
      </w:r>
      <w:r w:rsidRPr="5E739CFD">
        <w:rPr>
          <w:rFonts w:ascii="Aptos" w:eastAsia="Aptos" w:hAnsi="Aptos" w:cs="Aptos"/>
          <w:color w:val="000000" w:themeColor="text1"/>
        </w:rPr>
        <w:t>Tarea 2:</w:t>
      </w:r>
    </w:p>
    <w:p w14:paraId="5ADC891F" w14:textId="1102D014"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Inventario/gestionar inventario/editar producto, gestionar inventario/actualizar inventario/modificar stock/ajustar cantidad disponible.</w:t>
      </w:r>
      <w:r w:rsidR="009A73EB">
        <w:br/>
      </w:r>
      <w:r w:rsidR="009A73EB">
        <w:tab/>
      </w:r>
      <w:r w:rsidRPr="5E739CFD">
        <w:rPr>
          <w:rFonts w:ascii="Aptos" w:eastAsia="Aptos" w:hAnsi="Aptos" w:cs="Aptos"/>
          <w:color w:val="000000" w:themeColor="text1"/>
        </w:rPr>
        <w:t>tiempo: 10.08 seg</w:t>
      </w:r>
      <w:r w:rsidR="009A73EB">
        <w:br/>
      </w:r>
      <w:r w:rsidRPr="5E739CFD">
        <w:rPr>
          <w:rFonts w:ascii="Aptos" w:eastAsia="Aptos" w:hAnsi="Aptos" w:cs="Aptos"/>
          <w:color w:val="000000" w:themeColor="text1"/>
        </w:rPr>
        <w:t>Tarea 3:</w:t>
      </w:r>
    </w:p>
    <w:p w14:paraId="6386139B" w14:textId="231D628F"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Reportes/Generar reportes de venta</w:t>
      </w:r>
      <w:r w:rsidR="009A73EB">
        <w:br/>
      </w:r>
      <w:r w:rsidR="009A73EB">
        <w:tab/>
      </w:r>
      <w:r w:rsidRPr="5E739CFD">
        <w:rPr>
          <w:rFonts w:ascii="Aptos" w:eastAsia="Aptos" w:hAnsi="Aptos" w:cs="Aptos"/>
          <w:color w:val="000000" w:themeColor="text1"/>
        </w:rPr>
        <w:t>tiempo: 1.5 seg</w:t>
      </w:r>
    </w:p>
    <w:p w14:paraId="1514940C" w14:textId="5F2964C7" w:rsidR="009A73EB" w:rsidRDefault="009A73EB" w:rsidP="5E739CFD">
      <w:pPr>
        <w:spacing w:beforeAutospacing="1" w:afterAutospacing="1" w:line="240" w:lineRule="auto"/>
        <w:rPr>
          <w:rFonts w:ascii="Aptos" w:eastAsia="Aptos" w:hAnsi="Aptos" w:cs="Aptos"/>
          <w:color w:val="000000" w:themeColor="text1"/>
        </w:rPr>
      </w:pPr>
    </w:p>
    <w:p w14:paraId="140B946C" w14:textId="0F50AF40"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 xml:space="preserve">Usuario 2: </w:t>
      </w:r>
    </w:p>
    <w:p w14:paraId="1E13D570" w14:textId="085C8EF9"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Tarea 1:</w:t>
      </w:r>
    </w:p>
    <w:p w14:paraId="79B6F625" w14:textId="1ABAF02F"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Inventario/Gestionar inventario/agregar producto</w:t>
      </w:r>
      <w:r w:rsidR="009A73EB">
        <w:br/>
      </w:r>
      <w:r w:rsidR="009A73EB">
        <w:tab/>
      </w:r>
      <w:r w:rsidRPr="5E739CFD">
        <w:rPr>
          <w:rFonts w:ascii="Aptos" w:eastAsia="Aptos" w:hAnsi="Aptos" w:cs="Aptos"/>
          <w:color w:val="000000" w:themeColor="text1"/>
        </w:rPr>
        <w:t>tiempo: 12.98 seg</w:t>
      </w:r>
      <w:r w:rsidR="009A73EB">
        <w:br/>
      </w:r>
      <w:r w:rsidRPr="5E739CFD">
        <w:rPr>
          <w:rFonts w:ascii="Aptos" w:eastAsia="Aptos" w:hAnsi="Aptos" w:cs="Aptos"/>
          <w:color w:val="000000" w:themeColor="text1"/>
        </w:rPr>
        <w:t>Tarea 2:</w:t>
      </w:r>
    </w:p>
    <w:p w14:paraId="2B07E2E5" w14:textId="15CC8C7D"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inventario/actualizar inventario/ajustar cantidad disponible</w:t>
      </w:r>
      <w:r w:rsidR="009A73EB">
        <w:br/>
      </w:r>
      <w:r w:rsidR="009A73EB">
        <w:tab/>
      </w:r>
      <w:r w:rsidRPr="5E739CFD">
        <w:rPr>
          <w:rFonts w:ascii="Aptos" w:eastAsia="Aptos" w:hAnsi="Aptos" w:cs="Aptos"/>
          <w:color w:val="000000" w:themeColor="text1"/>
        </w:rPr>
        <w:t>tiempo: 12.99 seg</w:t>
      </w:r>
      <w:r w:rsidR="009A73EB">
        <w:br/>
      </w:r>
      <w:r w:rsidRPr="5E739CFD">
        <w:rPr>
          <w:rFonts w:ascii="Aptos" w:eastAsia="Aptos" w:hAnsi="Aptos" w:cs="Aptos"/>
          <w:color w:val="000000" w:themeColor="text1"/>
        </w:rPr>
        <w:t>Tarea 3:</w:t>
      </w:r>
    </w:p>
    <w:p w14:paraId="13D28373" w14:textId="712F4AD9"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Camino: reporte/generar reporte de venta</w:t>
      </w:r>
      <w:r w:rsidR="009A73EB">
        <w:br/>
      </w:r>
      <w:r w:rsidR="009A73EB">
        <w:tab/>
      </w:r>
      <w:r w:rsidRPr="5E739CFD">
        <w:rPr>
          <w:rFonts w:ascii="Aptos" w:eastAsia="Aptos" w:hAnsi="Aptos" w:cs="Aptos"/>
          <w:color w:val="000000" w:themeColor="text1"/>
        </w:rPr>
        <w:t>tiempo: 11.40 seg</w:t>
      </w:r>
    </w:p>
    <w:p w14:paraId="0304443D" w14:textId="47F2FF6A" w:rsidR="009A73EB" w:rsidRDefault="009A73EB" w:rsidP="5E739CFD">
      <w:pPr>
        <w:spacing w:beforeAutospacing="1" w:afterAutospacing="1" w:line="240" w:lineRule="auto"/>
        <w:rPr>
          <w:rFonts w:ascii="Aptos" w:eastAsia="Aptos" w:hAnsi="Aptos" w:cs="Aptos"/>
          <w:color w:val="000000" w:themeColor="text1"/>
        </w:rPr>
      </w:pPr>
    </w:p>
    <w:p w14:paraId="6C92AFA5" w14:textId="27C08C1D" w:rsidR="009A73EB" w:rsidRDefault="009A73EB" w:rsidP="5E739CFD">
      <w:pPr>
        <w:spacing w:beforeAutospacing="1" w:afterAutospacing="1" w:line="240" w:lineRule="auto"/>
        <w:rPr>
          <w:rFonts w:ascii="Aptos" w:eastAsia="Aptos" w:hAnsi="Aptos" w:cs="Aptos"/>
          <w:color w:val="000000" w:themeColor="text1"/>
        </w:rPr>
      </w:pPr>
    </w:p>
    <w:p w14:paraId="0CE17FEB" w14:textId="207FE74F" w:rsidR="009A73EB" w:rsidRDefault="009A73EB" w:rsidP="5E739CFD">
      <w:pPr>
        <w:spacing w:beforeAutospacing="1" w:afterAutospacing="1" w:line="240" w:lineRule="auto"/>
        <w:rPr>
          <w:rFonts w:ascii="Aptos" w:eastAsia="Aptos" w:hAnsi="Aptos" w:cs="Aptos"/>
          <w:color w:val="000000" w:themeColor="text1"/>
        </w:rPr>
      </w:pPr>
    </w:p>
    <w:p w14:paraId="5158A90D" w14:textId="11990D8E" w:rsidR="009A73EB" w:rsidRDefault="009A73EB" w:rsidP="5E739CFD">
      <w:pPr>
        <w:spacing w:beforeAutospacing="1" w:afterAutospacing="1" w:line="240" w:lineRule="auto"/>
        <w:rPr>
          <w:rFonts w:ascii="Aptos" w:eastAsia="Aptos" w:hAnsi="Aptos" w:cs="Aptos"/>
          <w:color w:val="000000" w:themeColor="text1"/>
        </w:rPr>
      </w:pPr>
    </w:p>
    <w:p w14:paraId="40EAADCC" w14:textId="1074CB2B"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Análisis</w:t>
      </w:r>
      <w:r w:rsidR="009A73EB">
        <w:br/>
      </w:r>
      <w:r w:rsidRPr="5E739CFD">
        <w:rPr>
          <w:rFonts w:ascii="Aptos" w:eastAsia="Aptos" w:hAnsi="Aptos" w:cs="Aptos"/>
          <w:color w:val="000000" w:themeColor="text1"/>
        </w:rPr>
        <w:t>Tasa de exito</w:t>
      </w:r>
    </w:p>
    <w:p w14:paraId="75C92D20" w14:textId="09EB55C0" w:rsidR="009A73EB" w:rsidRDefault="5E739CFD" w:rsidP="5E739CFD">
      <w:pPr>
        <w:spacing w:beforeAutospacing="1" w:afterAutospacing="1" w:line="240" w:lineRule="auto"/>
        <w:ind w:firstLine="708"/>
        <w:rPr>
          <w:rFonts w:ascii="Aptos" w:eastAsia="Aptos" w:hAnsi="Aptos" w:cs="Aptos"/>
          <w:color w:val="000000" w:themeColor="text1"/>
        </w:rPr>
      </w:pPr>
      <w:r w:rsidRPr="5E739CFD">
        <w:rPr>
          <w:rFonts w:ascii="Aptos" w:eastAsia="Aptos" w:hAnsi="Aptos" w:cs="Aptos"/>
          <w:color w:val="000000" w:themeColor="text1"/>
        </w:rPr>
        <w:t>Tasa de éxito general: 96%</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05"/>
        <w:gridCol w:w="2505"/>
        <w:gridCol w:w="2505"/>
      </w:tblGrid>
      <w:tr w:rsidR="5E739CFD" w14:paraId="012302FA" w14:textId="77777777" w:rsidTr="5E739CFD">
        <w:trPr>
          <w:trHeight w:val="300"/>
        </w:trPr>
        <w:tc>
          <w:tcPr>
            <w:tcW w:w="2505" w:type="dxa"/>
            <w:tcMar>
              <w:left w:w="105" w:type="dxa"/>
              <w:right w:w="105" w:type="dxa"/>
            </w:tcMar>
          </w:tcPr>
          <w:p w14:paraId="7FE1DD94" w14:textId="5FC2C1B7" w:rsidR="5E739CFD" w:rsidRDefault="5E739CFD" w:rsidP="5E739CFD">
            <w:pPr>
              <w:rPr>
                <w:rFonts w:ascii="Aptos" w:eastAsia="Aptos" w:hAnsi="Aptos" w:cs="Aptos"/>
              </w:rPr>
            </w:pPr>
            <w:r w:rsidRPr="5E739CFD">
              <w:rPr>
                <w:rFonts w:ascii="Aptos" w:eastAsia="Aptos" w:hAnsi="Aptos" w:cs="Aptos"/>
              </w:rPr>
              <w:t>Prueba</w:t>
            </w:r>
          </w:p>
        </w:tc>
        <w:tc>
          <w:tcPr>
            <w:tcW w:w="2505" w:type="dxa"/>
            <w:tcMar>
              <w:left w:w="105" w:type="dxa"/>
              <w:right w:w="105" w:type="dxa"/>
            </w:tcMar>
          </w:tcPr>
          <w:p w14:paraId="6EB90687" w14:textId="5C96FB57" w:rsidR="5E739CFD" w:rsidRDefault="5E739CFD" w:rsidP="5E739CFD">
            <w:pPr>
              <w:rPr>
                <w:rFonts w:ascii="Aptos" w:eastAsia="Aptos" w:hAnsi="Aptos" w:cs="Aptos"/>
              </w:rPr>
            </w:pPr>
            <w:r w:rsidRPr="5E739CFD">
              <w:rPr>
                <w:rFonts w:ascii="Aptos" w:eastAsia="Aptos" w:hAnsi="Aptos" w:cs="Aptos"/>
              </w:rPr>
              <w:t>Usuario 1</w:t>
            </w:r>
          </w:p>
        </w:tc>
        <w:tc>
          <w:tcPr>
            <w:tcW w:w="2505" w:type="dxa"/>
            <w:tcMar>
              <w:left w:w="105" w:type="dxa"/>
              <w:right w:w="105" w:type="dxa"/>
            </w:tcMar>
          </w:tcPr>
          <w:p w14:paraId="317EF814" w14:textId="64578AA8" w:rsidR="5E739CFD" w:rsidRDefault="5E739CFD" w:rsidP="5E739CFD">
            <w:pPr>
              <w:rPr>
                <w:rFonts w:ascii="Aptos" w:eastAsia="Aptos" w:hAnsi="Aptos" w:cs="Aptos"/>
              </w:rPr>
            </w:pPr>
            <w:r w:rsidRPr="5E739CFD">
              <w:rPr>
                <w:rFonts w:ascii="Aptos" w:eastAsia="Aptos" w:hAnsi="Aptos" w:cs="Aptos"/>
              </w:rPr>
              <w:t>Usuario 2</w:t>
            </w:r>
          </w:p>
        </w:tc>
      </w:tr>
      <w:tr w:rsidR="5E739CFD" w14:paraId="4B1CC888" w14:textId="77777777" w:rsidTr="5E739CFD">
        <w:trPr>
          <w:trHeight w:val="300"/>
        </w:trPr>
        <w:tc>
          <w:tcPr>
            <w:tcW w:w="2505" w:type="dxa"/>
            <w:tcMar>
              <w:left w:w="105" w:type="dxa"/>
              <w:right w:w="105" w:type="dxa"/>
            </w:tcMar>
          </w:tcPr>
          <w:p w14:paraId="65C5C829" w14:textId="0FA350FE" w:rsidR="5E739CFD" w:rsidRDefault="5E739CFD" w:rsidP="5E739CFD">
            <w:pPr>
              <w:rPr>
                <w:rFonts w:ascii="Aptos" w:eastAsia="Aptos" w:hAnsi="Aptos" w:cs="Aptos"/>
              </w:rPr>
            </w:pPr>
            <w:r w:rsidRPr="5E739CFD">
              <w:rPr>
                <w:rFonts w:ascii="Aptos" w:eastAsia="Aptos" w:hAnsi="Aptos" w:cs="Aptos"/>
              </w:rPr>
              <w:t>1</w:t>
            </w:r>
          </w:p>
        </w:tc>
        <w:tc>
          <w:tcPr>
            <w:tcW w:w="2505" w:type="dxa"/>
            <w:tcMar>
              <w:left w:w="105" w:type="dxa"/>
              <w:right w:w="105" w:type="dxa"/>
            </w:tcMar>
          </w:tcPr>
          <w:p w14:paraId="7568A232" w14:textId="2A938186"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c>
          <w:tcPr>
            <w:tcW w:w="2505" w:type="dxa"/>
            <w:tcMar>
              <w:left w:w="105" w:type="dxa"/>
              <w:right w:w="105" w:type="dxa"/>
            </w:tcMar>
          </w:tcPr>
          <w:p w14:paraId="05E632E7" w14:textId="4D5FEA2F"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r>
      <w:tr w:rsidR="5E739CFD" w14:paraId="3BDF44E4" w14:textId="77777777" w:rsidTr="5E739CFD">
        <w:trPr>
          <w:trHeight w:val="300"/>
        </w:trPr>
        <w:tc>
          <w:tcPr>
            <w:tcW w:w="2505" w:type="dxa"/>
            <w:tcMar>
              <w:left w:w="105" w:type="dxa"/>
              <w:right w:w="105" w:type="dxa"/>
            </w:tcMar>
          </w:tcPr>
          <w:p w14:paraId="48561643" w14:textId="1DAF58EC" w:rsidR="5E739CFD" w:rsidRDefault="5E739CFD" w:rsidP="5E739CFD">
            <w:pPr>
              <w:rPr>
                <w:rFonts w:ascii="Aptos" w:eastAsia="Aptos" w:hAnsi="Aptos" w:cs="Aptos"/>
              </w:rPr>
            </w:pPr>
            <w:r w:rsidRPr="5E739CFD">
              <w:rPr>
                <w:rFonts w:ascii="Aptos" w:eastAsia="Aptos" w:hAnsi="Aptos" w:cs="Aptos"/>
              </w:rPr>
              <w:t>2</w:t>
            </w:r>
          </w:p>
        </w:tc>
        <w:tc>
          <w:tcPr>
            <w:tcW w:w="2505" w:type="dxa"/>
            <w:tcMar>
              <w:left w:w="105" w:type="dxa"/>
              <w:right w:w="105" w:type="dxa"/>
            </w:tcMar>
          </w:tcPr>
          <w:p w14:paraId="32E30C17" w14:textId="162A767D" w:rsidR="5E739CFD" w:rsidRDefault="5E739CFD" w:rsidP="5E739CFD">
            <w:pPr>
              <w:rPr>
                <w:rFonts w:ascii="Segoe UI Symbol" w:eastAsia="Segoe UI Symbol" w:hAnsi="Segoe UI Symbol" w:cs="Segoe UI Symbol"/>
                <w:color w:val="FFC000"/>
                <w:sz w:val="32"/>
                <w:szCs w:val="32"/>
              </w:rPr>
            </w:pPr>
            <w:r w:rsidRPr="5E739CFD">
              <w:rPr>
                <w:rFonts w:ascii="Segoe UI Symbol" w:eastAsia="Segoe UI Symbol" w:hAnsi="Segoe UI Symbol" w:cs="Segoe UI Symbol"/>
                <w:b/>
                <w:bCs/>
                <w:color w:val="FFC000"/>
                <w:sz w:val="32"/>
                <w:szCs w:val="32"/>
                <w:lang w:val="es"/>
              </w:rPr>
              <w:t>✓ - 75%</w:t>
            </w:r>
          </w:p>
        </w:tc>
        <w:tc>
          <w:tcPr>
            <w:tcW w:w="2505" w:type="dxa"/>
            <w:tcMar>
              <w:left w:w="105" w:type="dxa"/>
              <w:right w:w="105" w:type="dxa"/>
            </w:tcMar>
          </w:tcPr>
          <w:p w14:paraId="2BEE93C4" w14:textId="2364D806"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r>
      <w:tr w:rsidR="5E739CFD" w14:paraId="4918AE74" w14:textId="77777777" w:rsidTr="5E739CFD">
        <w:trPr>
          <w:trHeight w:val="300"/>
        </w:trPr>
        <w:tc>
          <w:tcPr>
            <w:tcW w:w="2505" w:type="dxa"/>
            <w:tcMar>
              <w:left w:w="105" w:type="dxa"/>
              <w:right w:w="105" w:type="dxa"/>
            </w:tcMar>
          </w:tcPr>
          <w:p w14:paraId="31DA67F5" w14:textId="29FEC880" w:rsidR="5E739CFD" w:rsidRDefault="5E739CFD" w:rsidP="5E739CFD">
            <w:pPr>
              <w:rPr>
                <w:rFonts w:ascii="Aptos" w:eastAsia="Aptos" w:hAnsi="Aptos" w:cs="Aptos"/>
              </w:rPr>
            </w:pPr>
            <w:r w:rsidRPr="5E739CFD">
              <w:rPr>
                <w:rFonts w:ascii="Aptos" w:eastAsia="Aptos" w:hAnsi="Aptos" w:cs="Aptos"/>
              </w:rPr>
              <w:t>3</w:t>
            </w:r>
          </w:p>
        </w:tc>
        <w:tc>
          <w:tcPr>
            <w:tcW w:w="2505" w:type="dxa"/>
            <w:tcMar>
              <w:left w:w="105" w:type="dxa"/>
              <w:right w:w="105" w:type="dxa"/>
            </w:tcMar>
          </w:tcPr>
          <w:p w14:paraId="11751D1B" w14:textId="5BAFC475"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c>
          <w:tcPr>
            <w:tcW w:w="2505" w:type="dxa"/>
            <w:tcMar>
              <w:left w:w="105" w:type="dxa"/>
              <w:right w:w="105" w:type="dxa"/>
            </w:tcMar>
          </w:tcPr>
          <w:p w14:paraId="6B61B2C9" w14:textId="675B92A5" w:rsidR="5E739CFD" w:rsidRDefault="5E739CFD" w:rsidP="5E739CFD">
            <w:pPr>
              <w:rPr>
                <w:rFonts w:ascii="Segoe UI Symbol" w:eastAsia="Segoe UI Symbol" w:hAnsi="Segoe UI Symbol" w:cs="Segoe UI Symbol"/>
                <w:color w:val="00B050"/>
                <w:sz w:val="32"/>
                <w:szCs w:val="32"/>
              </w:rPr>
            </w:pPr>
            <w:r w:rsidRPr="5E739CFD">
              <w:rPr>
                <w:rFonts w:ascii="Segoe UI Symbol" w:eastAsia="Segoe UI Symbol" w:hAnsi="Segoe UI Symbol" w:cs="Segoe UI Symbol"/>
                <w:b/>
                <w:bCs/>
                <w:color w:val="00B050"/>
                <w:sz w:val="32"/>
                <w:szCs w:val="32"/>
                <w:lang w:val="es"/>
              </w:rPr>
              <w:t>✓ - 100%</w:t>
            </w:r>
          </w:p>
        </w:tc>
      </w:tr>
    </w:tbl>
    <w:p w14:paraId="3285132F" w14:textId="00ACE443"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Nota:  usuario 1 dio pasos de más en la prueba 2</w:t>
      </w:r>
    </w:p>
    <w:p w14:paraId="0CE1136F" w14:textId="0D36EA22" w:rsidR="009A73EB" w:rsidRDefault="5E739CFD" w:rsidP="5E739CFD">
      <w:pPr>
        <w:spacing w:beforeAutospacing="1" w:afterAutospacing="1" w:line="240" w:lineRule="auto"/>
        <w:rPr>
          <w:rFonts w:ascii="Aptos" w:eastAsia="Aptos" w:hAnsi="Aptos" w:cs="Aptos"/>
          <w:color w:val="000000" w:themeColor="text1"/>
        </w:rPr>
      </w:pPr>
      <w:r w:rsidRPr="5E739CFD">
        <w:rPr>
          <w:rFonts w:ascii="Aptos" w:eastAsia="Aptos" w:hAnsi="Aptos" w:cs="Aptos"/>
          <w:color w:val="000000" w:themeColor="text1"/>
        </w:rPr>
        <w:t>Rutas correctas vs incorrectas</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505"/>
        <w:gridCol w:w="2505"/>
        <w:gridCol w:w="2505"/>
      </w:tblGrid>
      <w:tr w:rsidR="5E739CFD" w14:paraId="6C130461" w14:textId="77777777" w:rsidTr="5E739CFD">
        <w:trPr>
          <w:trHeight w:val="300"/>
        </w:trPr>
        <w:tc>
          <w:tcPr>
            <w:tcW w:w="2505" w:type="dxa"/>
            <w:tcMar>
              <w:left w:w="105" w:type="dxa"/>
              <w:right w:w="105" w:type="dxa"/>
            </w:tcMar>
          </w:tcPr>
          <w:p w14:paraId="43C32BB9" w14:textId="0BC41315" w:rsidR="5E739CFD" w:rsidRDefault="5E739CFD" w:rsidP="5E739CFD">
            <w:pPr>
              <w:rPr>
                <w:rFonts w:ascii="Aptos" w:eastAsia="Aptos" w:hAnsi="Aptos" w:cs="Aptos"/>
              </w:rPr>
            </w:pPr>
            <w:r w:rsidRPr="5E739CFD">
              <w:rPr>
                <w:rFonts w:ascii="Aptos" w:eastAsia="Aptos" w:hAnsi="Aptos" w:cs="Aptos"/>
              </w:rPr>
              <w:t>Prueba</w:t>
            </w:r>
          </w:p>
        </w:tc>
        <w:tc>
          <w:tcPr>
            <w:tcW w:w="2505" w:type="dxa"/>
            <w:tcMar>
              <w:left w:w="105" w:type="dxa"/>
              <w:right w:w="105" w:type="dxa"/>
            </w:tcMar>
          </w:tcPr>
          <w:p w14:paraId="1920BC48" w14:textId="230BD6D6" w:rsidR="5E739CFD" w:rsidRDefault="5E739CFD" w:rsidP="5E739CFD">
            <w:pPr>
              <w:rPr>
                <w:rFonts w:ascii="Aptos" w:eastAsia="Aptos" w:hAnsi="Aptos" w:cs="Aptos"/>
              </w:rPr>
            </w:pPr>
            <w:r w:rsidRPr="5E739CFD">
              <w:rPr>
                <w:rFonts w:ascii="Aptos" w:eastAsia="Aptos" w:hAnsi="Aptos" w:cs="Aptos"/>
              </w:rPr>
              <w:t>Rutas correctas</w:t>
            </w:r>
          </w:p>
        </w:tc>
        <w:tc>
          <w:tcPr>
            <w:tcW w:w="2505" w:type="dxa"/>
            <w:tcMar>
              <w:left w:w="105" w:type="dxa"/>
              <w:right w:w="105" w:type="dxa"/>
            </w:tcMar>
          </w:tcPr>
          <w:p w14:paraId="093FB766" w14:textId="18DA0973" w:rsidR="5E739CFD" w:rsidRDefault="5E739CFD" w:rsidP="5E739CFD">
            <w:pPr>
              <w:rPr>
                <w:rFonts w:ascii="Aptos" w:eastAsia="Aptos" w:hAnsi="Aptos" w:cs="Aptos"/>
              </w:rPr>
            </w:pPr>
            <w:r w:rsidRPr="5E739CFD">
              <w:rPr>
                <w:rFonts w:ascii="Aptos" w:eastAsia="Aptos" w:hAnsi="Aptos" w:cs="Aptos"/>
              </w:rPr>
              <w:t>Rutas con desviación</w:t>
            </w:r>
          </w:p>
        </w:tc>
      </w:tr>
      <w:tr w:rsidR="5E739CFD" w14:paraId="5768A46C" w14:textId="77777777" w:rsidTr="5E739CFD">
        <w:trPr>
          <w:trHeight w:val="300"/>
        </w:trPr>
        <w:tc>
          <w:tcPr>
            <w:tcW w:w="2505" w:type="dxa"/>
            <w:tcMar>
              <w:left w:w="105" w:type="dxa"/>
              <w:right w:w="105" w:type="dxa"/>
            </w:tcMar>
          </w:tcPr>
          <w:p w14:paraId="72452B6E" w14:textId="2776F02C" w:rsidR="5E739CFD" w:rsidRDefault="5E739CFD" w:rsidP="5E739CFD">
            <w:pPr>
              <w:rPr>
                <w:rFonts w:ascii="Aptos" w:eastAsia="Aptos" w:hAnsi="Aptos" w:cs="Aptos"/>
              </w:rPr>
            </w:pPr>
            <w:r w:rsidRPr="5E739CFD">
              <w:rPr>
                <w:rFonts w:ascii="Aptos" w:eastAsia="Aptos" w:hAnsi="Aptos" w:cs="Aptos"/>
              </w:rPr>
              <w:t>1</w:t>
            </w:r>
          </w:p>
        </w:tc>
        <w:tc>
          <w:tcPr>
            <w:tcW w:w="2505" w:type="dxa"/>
            <w:tcMar>
              <w:left w:w="105" w:type="dxa"/>
              <w:right w:w="105" w:type="dxa"/>
            </w:tcMar>
          </w:tcPr>
          <w:p w14:paraId="795F309B" w14:textId="06DEF59F" w:rsidR="5E739CFD" w:rsidRDefault="5E739CFD" w:rsidP="5E739CFD">
            <w:pPr>
              <w:rPr>
                <w:rFonts w:ascii="Aptos" w:eastAsia="Aptos" w:hAnsi="Aptos" w:cs="Aptos"/>
              </w:rPr>
            </w:pPr>
            <w:r w:rsidRPr="5E739CFD">
              <w:rPr>
                <w:rFonts w:ascii="Aptos" w:eastAsia="Aptos" w:hAnsi="Aptos" w:cs="Aptos"/>
              </w:rPr>
              <w:t>2/2</w:t>
            </w:r>
          </w:p>
        </w:tc>
        <w:tc>
          <w:tcPr>
            <w:tcW w:w="2505" w:type="dxa"/>
            <w:tcMar>
              <w:left w:w="105" w:type="dxa"/>
              <w:right w:w="105" w:type="dxa"/>
            </w:tcMar>
          </w:tcPr>
          <w:p w14:paraId="114389FA" w14:textId="7C6C1EC0" w:rsidR="5E739CFD" w:rsidRDefault="5E739CFD" w:rsidP="5E739CFD">
            <w:pPr>
              <w:rPr>
                <w:rFonts w:ascii="Aptos" w:eastAsia="Aptos" w:hAnsi="Aptos" w:cs="Aptos"/>
              </w:rPr>
            </w:pPr>
            <w:r w:rsidRPr="5E739CFD">
              <w:rPr>
                <w:rFonts w:ascii="Aptos" w:eastAsia="Aptos" w:hAnsi="Aptos" w:cs="Aptos"/>
              </w:rPr>
              <w:t>0</w:t>
            </w:r>
          </w:p>
        </w:tc>
      </w:tr>
      <w:tr w:rsidR="5E739CFD" w14:paraId="4DEF56ED" w14:textId="77777777" w:rsidTr="5E739CFD">
        <w:trPr>
          <w:trHeight w:val="300"/>
        </w:trPr>
        <w:tc>
          <w:tcPr>
            <w:tcW w:w="2505" w:type="dxa"/>
            <w:tcMar>
              <w:left w:w="105" w:type="dxa"/>
              <w:right w:w="105" w:type="dxa"/>
            </w:tcMar>
          </w:tcPr>
          <w:p w14:paraId="4682E524" w14:textId="5C87B8A6" w:rsidR="5E739CFD" w:rsidRDefault="5E739CFD" w:rsidP="5E739CFD">
            <w:pPr>
              <w:rPr>
                <w:rFonts w:ascii="Aptos" w:eastAsia="Aptos" w:hAnsi="Aptos" w:cs="Aptos"/>
              </w:rPr>
            </w:pPr>
            <w:r w:rsidRPr="5E739CFD">
              <w:rPr>
                <w:rFonts w:ascii="Aptos" w:eastAsia="Aptos" w:hAnsi="Aptos" w:cs="Aptos"/>
              </w:rPr>
              <w:t>2</w:t>
            </w:r>
          </w:p>
        </w:tc>
        <w:tc>
          <w:tcPr>
            <w:tcW w:w="2505" w:type="dxa"/>
            <w:tcMar>
              <w:left w:w="105" w:type="dxa"/>
              <w:right w:w="105" w:type="dxa"/>
            </w:tcMar>
          </w:tcPr>
          <w:p w14:paraId="02C3094B" w14:textId="0262A5B1" w:rsidR="5E739CFD" w:rsidRDefault="5E739CFD" w:rsidP="5E739CFD">
            <w:pPr>
              <w:rPr>
                <w:rFonts w:ascii="Aptos" w:eastAsia="Aptos" w:hAnsi="Aptos" w:cs="Aptos"/>
              </w:rPr>
            </w:pPr>
            <w:r w:rsidRPr="5E739CFD">
              <w:rPr>
                <w:rFonts w:ascii="Aptos" w:eastAsia="Aptos" w:hAnsi="Aptos" w:cs="Aptos"/>
              </w:rPr>
              <w:t>1/2</w:t>
            </w:r>
          </w:p>
        </w:tc>
        <w:tc>
          <w:tcPr>
            <w:tcW w:w="2505" w:type="dxa"/>
            <w:tcMar>
              <w:left w:w="105" w:type="dxa"/>
              <w:right w:w="105" w:type="dxa"/>
            </w:tcMar>
          </w:tcPr>
          <w:p w14:paraId="31AB6BE8" w14:textId="3AE623D0" w:rsidR="5E739CFD" w:rsidRDefault="5E739CFD" w:rsidP="5E739CFD">
            <w:pPr>
              <w:rPr>
                <w:rFonts w:ascii="Aptos" w:eastAsia="Aptos" w:hAnsi="Aptos" w:cs="Aptos"/>
              </w:rPr>
            </w:pPr>
            <w:r w:rsidRPr="5E739CFD">
              <w:rPr>
                <w:rFonts w:ascii="Aptos" w:eastAsia="Aptos" w:hAnsi="Aptos" w:cs="Aptos"/>
              </w:rPr>
              <w:t>1</w:t>
            </w:r>
          </w:p>
        </w:tc>
      </w:tr>
      <w:tr w:rsidR="5E739CFD" w14:paraId="4CB390AC" w14:textId="77777777" w:rsidTr="5E739CFD">
        <w:trPr>
          <w:trHeight w:val="300"/>
        </w:trPr>
        <w:tc>
          <w:tcPr>
            <w:tcW w:w="2505" w:type="dxa"/>
            <w:tcMar>
              <w:left w:w="105" w:type="dxa"/>
              <w:right w:w="105" w:type="dxa"/>
            </w:tcMar>
          </w:tcPr>
          <w:p w14:paraId="587F5226" w14:textId="222426FC" w:rsidR="5E739CFD" w:rsidRDefault="5E739CFD" w:rsidP="5E739CFD">
            <w:pPr>
              <w:rPr>
                <w:rFonts w:ascii="Aptos" w:eastAsia="Aptos" w:hAnsi="Aptos" w:cs="Aptos"/>
              </w:rPr>
            </w:pPr>
            <w:r w:rsidRPr="5E739CFD">
              <w:rPr>
                <w:rFonts w:ascii="Aptos" w:eastAsia="Aptos" w:hAnsi="Aptos" w:cs="Aptos"/>
              </w:rPr>
              <w:t>3</w:t>
            </w:r>
          </w:p>
        </w:tc>
        <w:tc>
          <w:tcPr>
            <w:tcW w:w="2505" w:type="dxa"/>
            <w:tcMar>
              <w:left w:w="105" w:type="dxa"/>
              <w:right w:w="105" w:type="dxa"/>
            </w:tcMar>
          </w:tcPr>
          <w:p w14:paraId="13C2120A" w14:textId="7D183745" w:rsidR="5E739CFD" w:rsidRDefault="5E739CFD" w:rsidP="5E739CFD">
            <w:pPr>
              <w:rPr>
                <w:rFonts w:ascii="Aptos" w:eastAsia="Aptos" w:hAnsi="Aptos" w:cs="Aptos"/>
              </w:rPr>
            </w:pPr>
            <w:r w:rsidRPr="5E739CFD">
              <w:rPr>
                <w:rFonts w:ascii="Aptos" w:eastAsia="Aptos" w:hAnsi="Aptos" w:cs="Aptos"/>
              </w:rPr>
              <w:t>2/2</w:t>
            </w:r>
          </w:p>
        </w:tc>
        <w:tc>
          <w:tcPr>
            <w:tcW w:w="2505" w:type="dxa"/>
            <w:tcMar>
              <w:left w:w="105" w:type="dxa"/>
              <w:right w:w="105" w:type="dxa"/>
            </w:tcMar>
          </w:tcPr>
          <w:p w14:paraId="2C339520" w14:textId="618EBA85" w:rsidR="5E739CFD" w:rsidRDefault="5E739CFD" w:rsidP="5E739CFD">
            <w:pPr>
              <w:rPr>
                <w:rFonts w:ascii="Aptos" w:eastAsia="Aptos" w:hAnsi="Aptos" w:cs="Aptos"/>
              </w:rPr>
            </w:pPr>
            <w:r w:rsidRPr="5E739CFD">
              <w:rPr>
                <w:rFonts w:ascii="Aptos" w:eastAsia="Aptos" w:hAnsi="Aptos" w:cs="Aptos"/>
              </w:rPr>
              <w:t>0</w:t>
            </w:r>
          </w:p>
        </w:tc>
      </w:tr>
    </w:tbl>
    <w:p w14:paraId="4A86AE14" w14:textId="713B22DC" w:rsidR="009A73EB" w:rsidRDefault="5E739CFD" w:rsidP="5E739CFD">
      <w:pPr>
        <w:spacing w:beforeAutospacing="1" w:afterAutospacing="1" w:line="240" w:lineRule="auto"/>
        <w:ind w:left="708"/>
        <w:rPr>
          <w:rFonts w:ascii="Aptos" w:eastAsia="Aptos" w:hAnsi="Aptos" w:cs="Aptos"/>
          <w:color w:val="000000" w:themeColor="text1"/>
        </w:rPr>
      </w:pPr>
      <w:r w:rsidRPr="5E739CFD">
        <w:rPr>
          <w:rFonts w:ascii="Aptos" w:eastAsia="Aptos" w:hAnsi="Aptos" w:cs="Aptos"/>
          <w:color w:val="000000" w:themeColor="text1"/>
        </w:rPr>
        <w:t>Rutas sin desviación: 83%</w:t>
      </w:r>
    </w:p>
    <w:p w14:paraId="5456A52F" w14:textId="34D20A40" w:rsidR="009A73EB" w:rsidRDefault="5E739CFD" w:rsidP="5E739CFD">
      <w:pPr>
        <w:spacing w:beforeAutospacing="1" w:afterAutospacing="1" w:line="240" w:lineRule="auto"/>
        <w:ind w:firstLine="708"/>
        <w:rPr>
          <w:rFonts w:ascii="Aptos" w:eastAsia="Aptos" w:hAnsi="Aptos" w:cs="Aptos"/>
          <w:color w:val="000000" w:themeColor="text1"/>
        </w:rPr>
      </w:pPr>
      <w:r w:rsidRPr="5E739CFD">
        <w:rPr>
          <w:rFonts w:ascii="Aptos" w:eastAsia="Aptos" w:hAnsi="Aptos" w:cs="Aptos"/>
          <w:color w:val="000000" w:themeColor="text1"/>
        </w:rPr>
        <w:t>Rutas con desviaciones 17%</w:t>
      </w:r>
    </w:p>
    <w:p w14:paraId="05DA4095" w14:textId="1C6EA89A" w:rsidR="009A73EB" w:rsidRDefault="009A73EB" w:rsidP="5E739CFD">
      <w:pPr>
        <w:spacing w:beforeAutospacing="1" w:afterAutospacing="1" w:line="240" w:lineRule="auto"/>
        <w:rPr>
          <w:rFonts w:ascii="Aptos" w:eastAsia="Aptos" w:hAnsi="Aptos" w:cs="Aptos"/>
          <w:color w:val="000000" w:themeColor="text1"/>
        </w:rPr>
      </w:pPr>
      <w:r>
        <w:br/>
      </w:r>
      <w:r w:rsidR="5E739CFD" w:rsidRPr="5E739CFD">
        <w:rPr>
          <w:rFonts w:ascii="Aptos" w:eastAsia="Aptos" w:hAnsi="Aptos" w:cs="Aptos"/>
          <w:color w:val="000000" w:themeColor="text1"/>
        </w:rPr>
        <w:t>Tiempo Promedio de culminación</w:t>
      </w:r>
    </w:p>
    <w:tbl>
      <w:tblPr>
        <w:tblStyle w:val="TableGrid"/>
        <w:tblW w:w="0" w:type="auto"/>
        <w:tblBorders>
          <w:top w:val="single" w:sz="6" w:space="0" w:color="auto"/>
          <w:left w:val="single" w:sz="6" w:space="0" w:color="auto"/>
          <w:bottom w:val="single" w:sz="6" w:space="0" w:color="auto"/>
          <w:right w:val="single" w:sz="6" w:space="0" w:color="auto"/>
        </w:tblBorders>
        <w:tblLayout w:type="fixed"/>
        <w:tblLook w:val="06A0" w:firstRow="1" w:lastRow="0" w:firstColumn="1" w:lastColumn="0" w:noHBand="1" w:noVBand="1"/>
      </w:tblPr>
      <w:tblGrid>
        <w:gridCol w:w="2205"/>
        <w:gridCol w:w="2205"/>
        <w:gridCol w:w="2205"/>
        <w:gridCol w:w="2205"/>
      </w:tblGrid>
      <w:tr w:rsidR="5E739CFD" w14:paraId="2134BA47" w14:textId="77777777" w:rsidTr="5E739CFD">
        <w:trPr>
          <w:trHeight w:val="300"/>
        </w:trPr>
        <w:tc>
          <w:tcPr>
            <w:tcW w:w="2205" w:type="dxa"/>
            <w:tcMar>
              <w:left w:w="105" w:type="dxa"/>
              <w:right w:w="105" w:type="dxa"/>
            </w:tcMar>
          </w:tcPr>
          <w:p w14:paraId="523B4196" w14:textId="354A8E1C" w:rsidR="5E739CFD" w:rsidRDefault="5E739CFD" w:rsidP="5E739CFD">
            <w:pPr>
              <w:rPr>
                <w:rFonts w:ascii="Aptos" w:eastAsia="Aptos" w:hAnsi="Aptos" w:cs="Aptos"/>
              </w:rPr>
            </w:pPr>
            <w:r w:rsidRPr="5E739CFD">
              <w:rPr>
                <w:rFonts w:ascii="Aptos" w:eastAsia="Aptos" w:hAnsi="Aptos" w:cs="Aptos"/>
              </w:rPr>
              <w:t>Prueba</w:t>
            </w:r>
          </w:p>
        </w:tc>
        <w:tc>
          <w:tcPr>
            <w:tcW w:w="2205" w:type="dxa"/>
            <w:tcMar>
              <w:left w:w="105" w:type="dxa"/>
              <w:right w:w="105" w:type="dxa"/>
            </w:tcMar>
          </w:tcPr>
          <w:p w14:paraId="2C38AECC" w14:textId="36A99F38" w:rsidR="5E739CFD" w:rsidRDefault="5E739CFD" w:rsidP="5E739CFD">
            <w:pPr>
              <w:rPr>
                <w:rFonts w:ascii="Aptos" w:eastAsia="Aptos" w:hAnsi="Aptos" w:cs="Aptos"/>
              </w:rPr>
            </w:pPr>
            <w:r w:rsidRPr="5E739CFD">
              <w:rPr>
                <w:rFonts w:ascii="Aptos" w:eastAsia="Aptos" w:hAnsi="Aptos" w:cs="Aptos"/>
              </w:rPr>
              <w:t>Usuario 1</w:t>
            </w:r>
          </w:p>
        </w:tc>
        <w:tc>
          <w:tcPr>
            <w:tcW w:w="2205" w:type="dxa"/>
            <w:tcMar>
              <w:left w:w="105" w:type="dxa"/>
              <w:right w:w="105" w:type="dxa"/>
            </w:tcMar>
          </w:tcPr>
          <w:p w14:paraId="52A82888" w14:textId="169A9570" w:rsidR="5E739CFD" w:rsidRDefault="5E739CFD" w:rsidP="5E739CFD">
            <w:pPr>
              <w:rPr>
                <w:rFonts w:ascii="Aptos" w:eastAsia="Aptos" w:hAnsi="Aptos" w:cs="Aptos"/>
              </w:rPr>
            </w:pPr>
            <w:r w:rsidRPr="5E739CFD">
              <w:rPr>
                <w:rFonts w:ascii="Aptos" w:eastAsia="Aptos" w:hAnsi="Aptos" w:cs="Aptos"/>
              </w:rPr>
              <w:t>Usuario 2</w:t>
            </w:r>
          </w:p>
        </w:tc>
        <w:tc>
          <w:tcPr>
            <w:tcW w:w="2205" w:type="dxa"/>
            <w:tcMar>
              <w:left w:w="105" w:type="dxa"/>
              <w:right w:w="105" w:type="dxa"/>
            </w:tcMar>
          </w:tcPr>
          <w:p w14:paraId="2A6FB668" w14:textId="41478B6C" w:rsidR="5E739CFD" w:rsidRDefault="5E739CFD" w:rsidP="5E739CFD">
            <w:pPr>
              <w:rPr>
                <w:rFonts w:ascii="Aptos" w:eastAsia="Aptos" w:hAnsi="Aptos" w:cs="Aptos"/>
              </w:rPr>
            </w:pPr>
            <w:r w:rsidRPr="5E739CFD">
              <w:rPr>
                <w:rFonts w:ascii="Aptos" w:eastAsia="Aptos" w:hAnsi="Aptos" w:cs="Aptos"/>
              </w:rPr>
              <w:t>Promedio</w:t>
            </w:r>
          </w:p>
        </w:tc>
      </w:tr>
      <w:tr w:rsidR="5E739CFD" w14:paraId="10FD255C" w14:textId="77777777" w:rsidTr="5E739CFD">
        <w:trPr>
          <w:trHeight w:val="300"/>
        </w:trPr>
        <w:tc>
          <w:tcPr>
            <w:tcW w:w="2205" w:type="dxa"/>
            <w:tcMar>
              <w:left w:w="105" w:type="dxa"/>
              <w:right w:w="105" w:type="dxa"/>
            </w:tcMar>
          </w:tcPr>
          <w:p w14:paraId="39B31896" w14:textId="5C5D9B81" w:rsidR="5E739CFD" w:rsidRDefault="5E739CFD" w:rsidP="5E739CFD">
            <w:pPr>
              <w:rPr>
                <w:rFonts w:ascii="Aptos" w:eastAsia="Aptos" w:hAnsi="Aptos" w:cs="Aptos"/>
              </w:rPr>
            </w:pPr>
            <w:r w:rsidRPr="5E739CFD">
              <w:rPr>
                <w:rFonts w:ascii="Aptos" w:eastAsia="Aptos" w:hAnsi="Aptos" w:cs="Aptos"/>
              </w:rPr>
              <w:t>1</w:t>
            </w:r>
          </w:p>
        </w:tc>
        <w:tc>
          <w:tcPr>
            <w:tcW w:w="2205" w:type="dxa"/>
            <w:tcMar>
              <w:left w:w="105" w:type="dxa"/>
              <w:right w:w="105" w:type="dxa"/>
            </w:tcMar>
          </w:tcPr>
          <w:p w14:paraId="017273F6" w14:textId="64E22ADE" w:rsidR="5E739CFD" w:rsidRDefault="5E739CFD" w:rsidP="5E739CFD">
            <w:pPr>
              <w:rPr>
                <w:rFonts w:ascii="Aptos" w:eastAsia="Aptos" w:hAnsi="Aptos" w:cs="Aptos"/>
              </w:rPr>
            </w:pPr>
            <w:r w:rsidRPr="5E739CFD">
              <w:rPr>
                <w:rFonts w:ascii="Aptos" w:eastAsia="Aptos" w:hAnsi="Aptos" w:cs="Aptos"/>
              </w:rPr>
              <w:t>8.15</w:t>
            </w:r>
          </w:p>
        </w:tc>
        <w:tc>
          <w:tcPr>
            <w:tcW w:w="2205" w:type="dxa"/>
            <w:tcMar>
              <w:left w:w="105" w:type="dxa"/>
              <w:right w:w="105" w:type="dxa"/>
            </w:tcMar>
          </w:tcPr>
          <w:p w14:paraId="24216319" w14:textId="505F0021" w:rsidR="5E739CFD" w:rsidRDefault="5E739CFD" w:rsidP="5E739CFD">
            <w:pPr>
              <w:rPr>
                <w:rFonts w:ascii="Aptos" w:eastAsia="Aptos" w:hAnsi="Aptos" w:cs="Aptos"/>
              </w:rPr>
            </w:pPr>
            <w:r w:rsidRPr="5E739CFD">
              <w:rPr>
                <w:rFonts w:ascii="Aptos" w:eastAsia="Aptos" w:hAnsi="Aptos" w:cs="Aptos"/>
              </w:rPr>
              <w:t>12.98 s</w:t>
            </w:r>
          </w:p>
        </w:tc>
        <w:tc>
          <w:tcPr>
            <w:tcW w:w="2205" w:type="dxa"/>
            <w:tcMar>
              <w:left w:w="105" w:type="dxa"/>
              <w:right w:w="105" w:type="dxa"/>
            </w:tcMar>
          </w:tcPr>
          <w:p w14:paraId="6C29CF58" w14:textId="5706762F" w:rsidR="5E739CFD" w:rsidRDefault="5E739CFD" w:rsidP="5E739CFD">
            <w:pPr>
              <w:rPr>
                <w:rFonts w:ascii="Aptos" w:eastAsia="Aptos" w:hAnsi="Aptos" w:cs="Aptos"/>
              </w:rPr>
            </w:pPr>
            <w:r w:rsidRPr="5E739CFD">
              <w:rPr>
                <w:rFonts w:ascii="Aptos" w:eastAsia="Aptos" w:hAnsi="Aptos" w:cs="Aptos"/>
              </w:rPr>
              <w:t>10.56 s</w:t>
            </w:r>
          </w:p>
        </w:tc>
      </w:tr>
      <w:tr w:rsidR="5E739CFD" w14:paraId="0203EA68" w14:textId="77777777" w:rsidTr="5E739CFD">
        <w:trPr>
          <w:trHeight w:val="300"/>
        </w:trPr>
        <w:tc>
          <w:tcPr>
            <w:tcW w:w="2205" w:type="dxa"/>
            <w:tcMar>
              <w:left w:w="105" w:type="dxa"/>
              <w:right w:w="105" w:type="dxa"/>
            </w:tcMar>
          </w:tcPr>
          <w:p w14:paraId="31F2F54E" w14:textId="028E168B" w:rsidR="5E739CFD" w:rsidRDefault="5E739CFD" w:rsidP="5E739CFD">
            <w:pPr>
              <w:rPr>
                <w:rFonts w:ascii="Aptos" w:eastAsia="Aptos" w:hAnsi="Aptos" w:cs="Aptos"/>
              </w:rPr>
            </w:pPr>
            <w:r w:rsidRPr="5E739CFD">
              <w:rPr>
                <w:rFonts w:ascii="Aptos" w:eastAsia="Aptos" w:hAnsi="Aptos" w:cs="Aptos"/>
              </w:rPr>
              <w:t>2</w:t>
            </w:r>
          </w:p>
        </w:tc>
        <w:tc>
          <w:tcPr>
            <w:tcW w:w="2205" w:type="dxa"/>
            <w:tcMar>
              <w:left w:w="105" w:type="dxa"/>
              <w:right w:w="105" w:type="dxa"/>
            </w:tcMar>
          </w:tcPr>
          <w:p w14:paraId="41D78842" w14:textId="5E6F11A5" w:rsidR="5E739CFD" w:rsidRDefault="5E739CFD" w:rsidP="5E739CFD">
            <w:pPr>
              <w:rPr>
                <w:rFonts w:ascii="Aptos" w:eastAsia="Aptos" w:hAnsi="Aptos" w:cs="Aptos"/>
              </w:rPr>
            </w:pPr>
            <w:r w:rsidRPr="5E739CFD">
              <w:rPr>
                <w:rFonts w:ascii="Aptos" w:eastAsia="Aptos" w:hAnsi="Aptos" w:cs="Aptos"/>
              </w:rPr>
              <w:t>10.08</w:t>
            </w:r>
          </w:p>
        </w:tc>
        <w:tc>
          <w:tcPr>
            <w:tcW w:w="2205" w:type="dxa"/>
            <w:tcMar>
              <w:left w:w="105" w:type="dxa"/>
              <w:right w:w="105" w:type="dxa"/>
            </w:tcMar>
          </w:tcPr>
          <w:p w14:paraId="10C8ECA1" w14:textId="203E08EE" w:rsidR="5E739CFD" w:rsidRDefault="5E739CFD" w:rsidP="5E739CFD">
            <w:pPr>
              <w:rPr>
                <w:rFonts w:ascii="Aptos" w:eastAsia="Aptos" w:hAnsi="Aptos" w:cs="Aptos"/>
              </w:rPr>
            </w:pPr>
            <w:r w:rsidRPr="5E739CFD">
              <w:rPr>
                <w:rFonts w:ascii="Aptos" w:eastAsia="Aptos" w:hAnsi="Aptos" w:cs="Aptos"/>
              </w:rPr>
              <w:t>12.99 s</w:t>
            </w:r>
          </w:p>
        </w:tc>
        <w:tc>
          <w:tcPr>
            <w:tcW w:w="2205" w:type="dxa"/>
            <w:tcMar>
              <w:left w:w="105" w:type="dxa"/>
              <w:right w:w="105" w:type="dxa"/>
            </w:tcMar>
          </w:tcPr>
          <w:p w14:paraId="6FFC88EE" w14:textId="7045FF1B" w:rsidR="5E739CFD" w:rsidRDefault="5E739CFD" w:rsidP="5E739CFD">
            <w:pPr>
              <w:rPr>
                <w:rFonts w:ascii="Aptos" w:eastAsia="Aptos" w:hAnsi="Aptos" w:cs="Aptos"/>
              </w:rPr>
            </w:pPr>
            <w:r w:rsidRPr="5E739CFD">
              <w:rPr>
                <w:rFonts w:ascii="Aptos" w:eastAsia="Aptos" w:hAnsi="Aptos" w:cs="Aptos"/>
              </w:rPr>
              <w:t>11.53</w:t>
            </w:r>
          </w:p>
        </w:tc>
      </w:tr>
      <w:tr w:rsidR="5E739CFD" w14:paraId="2FD86F7A" w14:textId="77777777" w:rsidTr="5E739CFD">
        <w:trPr>
          <w:trHeight w:val="300"/>
        </w:trPr>
        <w:tc>
          <w:tcPr>
            <w:tcW w:w="2205" w:type="dxa"/>
            <w:tcMar>
              <w:left w:w="105" w:type="dxa"/>
              <w:right w:w="105" w:type="dxa"/>
            </w:tcMar>
          </w:tcPr>
          <w:p w14:paraId="20FF1B15" w14:textId="2481DDAC" w:rsidR="5E739CFD" w:rsidRDefault="5E739CFD" w:rsidP="5E739CFD">
            <w:pPr>
              <w:rPr>
                <w:rFonts w:ascii="Aptos" w:eastAsia="Aptos" w:hAnsi="Aptos" w:cs="Aptos"/>
              </w:rPr>
            </w:pPr>
            <w:r w:rsidRPr="5E739CFD">
              <w:rPr>
                <w:rFonts w:ascii="Aptos" w:eastAsia="Aptos" w:hAnsi="Aptos" w:cs="Aptos"/>
              </w:rPr>
              <w:t>3</w:t>
            </w:r>
          </w:p>
        </w:tc>
        <w:tc>
          <w:tcPr>
            <w:tcW w:w="2205" w:type="dxa"/>
            <w:tcMar>
              <w:left w:w="105" w:type="dxa"/>
              <w:right w:w="105" w:type="dxa"/>
            </w:tcMar>
          </w:tcPr>
          <w:p w14:paraId="4D47377E" w14:textId="2D4EBA6F" w:rsidR="5E739CFD" w:rsidRDefault="5E739CFD" w:rsidP="5E739CFD">
            <w:pPr>
              <w:rPr>
                <w:rFonts w:ascii="Aptos" w:eastAsia="Aptos" w:hAnsi="Aptos" w:cs="Aptos"/>
              </w:rPr>
            </w:pPr>
            <w:r w:rsidRPr="5E739CFD">
              <w:rPr>
                <w:rFonts w:ascii="Aptos" w:eastAsia="Aptos" w:hAnsi="Aptos" w:cs="Aptos"/>
              </w:rPr>
              <w:t xml:space="preserve">1.5 </w:t>
            </w:r>
          </w:p>
        </w:tc>
        <w:tc>
          <w:tcPr>
            <w:tcW w:w="2205" w:type="dxa"/>
            <w:tcMar>
              <w:left w:w="105" w:type="dxa"/>
              <w:right w:w="105" w:type="dxa"/>
            </w:tcMar>
          </w:tcPr>
          <w:p w14:paraId="5D72D0AC" w14:textId="4A948EDD" w:rsidR="5E739CFD" w:rsidRDefault="5E739CFD" w:rsidP="5E739CFD">
            <w:pPr>
              <w:rPr>
                <w:rFonts w:ascii="Aptos" w:eastAsia="Aptos" w:hAnsi="Aptos" w:cs="Aptos"/>
              </w:rPr>
            </w:pPr>
            <w:r w:rsidRPr="5E739CFD">
              <w:rPr>
                <w:rFonts w:ascii="Aptos" w:eastAsia="Aptos" w:hAnsi="Aptos" w:cs="Aptos"/>
              </w:rPr>
              <w:t>11.6 s</w:t>
            </w:r>
          </w:p>
        </w:tc>
        <w:tc>
          <w:tcPr>
            <w:tcW w:w="2205" w:type="dxa"/>
            <w:tcMar>
              <w:left w:w="105" w:type="dxa"/>
              <w:right w:w="105" w:type="dxa"/>
            </w:tcMar>
          </w:tcPr>
          <w:p w14:paraId="1DC56751" w14:textId="465D5584" w:rsidR="5E739CFD" w:rsidRDefault="5E739CFD" w:rsidP="5E739CFD">
            <w:pPr>
              <w:rPr>
                <w:rFonts w:ascii="Aptos" w:eastAsia="Aptos" w:hAnsi="Aptos" w:cs="Aptos"/>
              </w:rPr>
            </w:pPr>
            <w:r w:rsidRPr="5E739CFD">
              <w:rPr>
                <w:rFonts w:ascii="Aptos" w:eastAsia="Aptos" w:hAnsi="Aptos" w:cs="Aptos"/>
              </w:rPr>
              <w:t>6.55</w:t>
            </w:r>
          </w:p>
        </w:tc>
      </w:tr>
    </w:tbl>
    <w:p w14:paraId="6BF6EFAA" w14:textId="0A5BB117"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Tiempo promedio total: 9.55 segundos</w:t>
      </w:r>
    </w:p>
    <w:p w14:paraId="536280AE" w14:textId="38B14B38" w:rsidR="009A73EB" w:rsidRDefault="5E739CFD" w:rsidP="5E739CFD">
      <w:pPr>
        <w:rPr>
          <w:rFonts w:ascii="Aptos" w:eastAsia="Aptos" w:hAnsi="Aptos" w:cs="Aptos"/>
          <w:color w:val="000000" w:themeColor="text1"/>
        </w:rPr>
      </w:pPr>
      <w:r w:rsidRPr="5E739CFD">
        <w:rPr>
          <w:rFonts w:ascii="Aptos" w:eastAsia="Aptos" w:hAnsi="Aptos" w:cs="Aptos"/>
          <w:color w:val="000000" w:themeColor="text1"/>
        </w:rPr>
        <w:t>Retrocesos:  solo un retroceso en total por parte del usuario 1</w:t>
      </w:r>
    </w:p>
    <w:p w14:paraId="54950AB9" w14:textId="645DC235" w:rsidR="009A73EB" w:rsidRDefault="009A73EB" w:rsidP="5E739CFD">
      <w:pPr>
        <w:spacing w:beforeAutospacing="1" w:afterAutospacing="1" w:line="240" w:lineRule="auto"/>
      </w:pPr>
    </w:p>
    <w:p w14:paraId="1EE61FAD" w14:textId="4E3A293A" w:rsidR="5E739CFD" w:rsidRDefault="5E739CFD" w:rsidP="5E739CFD">
      <w:pPr>
        <w:spacing w:beforeAutospacing="1" w:afterAutospacing="1" w:line="240" w:lineRule="auto"/>
      </w:pPr>
    </w:p>
    <w:p w14:paraId="59088E1B" w14:textId="5573A294" w:rsidR="5E739CFD" w:rsidRDefault="5E739CFD">
      <w:r>
        <w:br w:type="page"/>
      </w:r>
    </w:p>
    <w:p w14:paraId="61C4D0EF" w14:textId="35B17785" w:rsidR="5E739CFD" w:rsidRDefault="5E739CFD" w:rsidP="5E739CFD">
      <w:pPr>
        <w:spacing w:beforeAutospacing="1" w:afterAutospacing="1" w:line="240" w:lineRule="auto"/>
      </w:pPr>
    </w:p>
    <w:p w14:paraId="0521BEBB" w14:textId="62059210" w:rsidR="009A73EB" w:rsidRDefault="009A73EB" w:rsidP="646E8C2C">
      <w:pPr>
        <w:rPr>
          <w:rFonts w:ascii="Times New Roman" w:eastAsia="Times New Roman" w:hAnsi="Times New Roman" w:cs="Times New Roman"/>
        </w:rPr>
      </w:pPr>
    </w:p>
    <w:p w14:paraId="486A1B17" w14:textId="2CCD750C" w:rsidR="009A73EB" w:rsidRDefault="5E739CFD" w:rsidP="5E739CFD">
      <w:pPr>
        <w:spacing w:beforeAutospacing="1" w:afterAutospacing="1" w:line="240" w:lineRule="auto"/>
        <w:outlineLvl w:val="2"/>
        <w:rPr>
          <w:rFonts w:ascii="Times New Roman" w:eastAsia="Times New Roman" w:hAnsi="Times New Roman" w:cs="Times New Roman"/>
          <w:b/>
          <w:bCs/>
          <w:sz w:val="26"/>
          <w:szCs w:val="26"/>
          <w:lang w:eastAsia="es-PA"/>
        </w:rPr>
      </w:pPr>
      <w:bookmarkStart w:id="32" w:name="_Toc1057181063"/>
      <w:r w:rsidRPr="5E739CFD">
        <w:rPr>
          <w:rFonts w:ascii="Times New Roman" w:eastAsia="Times New Roman" w:hAnsi="Times New Roman" w:cs="Times New Roman"/>
          <w:b/>
          <w:bCs/>
          <w:sz w:val="26"/>
          <w:szCs w:val="26"/>
          <w:lang w:eastAsia="es-PA"/>
        </w:rPr>
        <w:t>Wireframes – Interfaz de cliente</w:t>
      </w:r>
      <w:bookmarkEnd w:id="32"/>
    </w:p>
    <w:p w14:paraId="1B01612A" w14:textId="77CF3939" w:rsidR="009A73EB" w:rsidRDefault="009A73EB" w:rsidP="646E8C2C">
      <w:pPr>
        <w:spacing w:beforeAutospacing="1" w:afterAutospacing="1" w:line="240" w:lineRule="auto"/>
        <w:outlineLvl w:val="2"/>
        <w:rPr>
          <w:rFonts w:ascii="Times New Roman" w:eastAsia="Times New Roman" w:hAnsi="Times New Roman" w:cs="Times New Roman"/>
          <w:b/>
          <w:bCs/>
          <w:sz w:val="26"/>
          <w:szCs w:val="26"/>
          <w:lang w:eastAsia="es-PA"/>
        </w:rPr>
      </w:pPr>
    </w:p>
    <w:p w14:paraId="1148B0CB" w14:textId="6C31F30D" w:rsidR="009A73EB" w:rsidRDefault="009A73EB" w:rsidP="646E8C2C">
      <w:pPr>
        <w:spacing w:beforeAutospacing="1" w:afterAutospacing="1" w:line="240" w:lineRule="auto"/>
      </w:pPr>
      <w:r>
        <w:rPr>
          <w:noProof/>
        </w:rPr>
        <w:drawing>
          <wp:inline distT="0" distB="0" distL="0" distR="0" wp14:anchorId="48BEACD8" wp14:editId="5E2F99C1">
            <wp:extent cx="3643312" cy="2729397"/>
            <wp:effectExtent l="0" t="0" r="0" b="0"/>
            <wp:docPr id="95163961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639614" name=""/>
                    <pic:cNvPicPr/>
                  </pic:nvPicPr>
                  <pic:blipFill>
                    <a:blip r:embed="rId19">
                      <a:extLst>
                        <a:ext uri="{28A0092B-C50C-407E-A947-70E740481C1C}">
                          <a14:useLocalDpi xmlns:a14="http://schemas.microsoft.com/office/drawing/2010/main"/>
                        </a:ext>
                      </a:extLst>
                    </a:blip>
                    <a:stretch>
                      <a:fillRect/>
                    </a:stretch>
                  </pic:blipFill>
                  <pic:spPr>
                    <a:xfrm>
                      <a:off x="0" y="0"/>
                      <a:ext cx="3643312" cy="2729397"/>
                    </a:xfrm>
                    <a:prstGeom prst="rect">
                      <a:avLst/>
                    </a:prstGeom>
                  </pic:spPr>
                </pic:pic>
              </a:graphicData>
            </a:graphic>
          </wp:inline>
        </w:drawing>
      </w:r>
    </w:p>
    <w:p w14:paraId="4164BB4E" w14:textId="3ED532B5" w:rsidR="009A73EB" w:rsidRDefault="009A73EB" w:rsidP="646E8C2C">
      <w:pPr>
        <w:spacing w:beforeAutospacing="1" w:afterAutospacing="1" w:line="240" w:lineRule="auto"/>
      </w:pPr>
      <w:r>
        <w:rPr>
          <w:noProof/>
        </w:rPr>
        <w:drawing>
          <wp:inline distT="0" distB="0" distL="0" distR="0" wp14:anchorId="3C8A548C" wp14:editId="3FF2D5C5">
            <wp:extent cx="3710378" cy="2754485"/>
            <wp:effectExtent l="0" t="0" r="0" b="0"/>
            <wp:docPr id="60504008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040080" name=""/>
                    <pic:cNvPicPr/>
                  </pic:nvPicPr>
                  <pic:blipFill>
                    <a:blip r:embed="rId20">
                      <a:extLst>
                        <a:ext uri="{28A0092B-C50C-407E-A947-70E740481C1C}">
                          <a14:useLocalDpi xmlns:a14="http://schemas.microsoft.com/office/drawing/2010/main"/>
                        </a:ext>
                      </a:extLst>
                    </a:blip>
                    <a:stretch>
                      <a:fillRect/>
                    </a:stretch>
                  </pic:blipFill>
                  <pic:spPr>
                    <a:xfrm>
                      <a:off x="0" y="0"/>
                      <a:ext cx="3710378" cy="2754485"/>
                    </a:xfrm>
                    <a:prstGeom prst="rect">
                      <a:avLst/>
                    </a:prstGeom>
                  </pic:spPr>
                </pic:pic>
              </a:graphicData>
            </a:graphic>
          </wp:inline>
        </w:drawing>
      </w:r>
    </w:p>
    <w:p w14:paraId="75472330" w14:textId="2A54AC5E" w:rsidR="009A73EB" w:rsidRDefault="009A73EB" w:rsidP="646E8C2C">
      <w:pPr>
        <w:spacing w:beforeAutospacing="1" w:afterAutospacing="1" w:line="240" w:lineRule="auto"/>
      </w:pPr>
      <w:r>
        <w:rPr>
          <w:noProof/>
        </w:rPr>
        <w:drawing>
          <wp:inline distT="0" distB="0" distL="0" distR="0" wp14:anchorId="29A600EC" wp14:editId="37276792">
            <wp:extent cx="3738562" cy="2756398"/>
            <wp:effectExtent l="0" t="0" r="0" b="0"/>
            <wp:docPr id="254429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429357" name=""/>
                    <pic:cNvPicPr/>
                  </pic:nvPicPr>
                  <pic:blipFill>
                    <a:blip r:embed="rId21">
                      <a:extLst>
                        <a:ext uri="{28A0092B-C50C-407E-A947-70E740481C1C}">
                          <a14:useLocalDpi xmlns:a14="http://schemas.microsoft.com/office/drawing/2010/main"/>
                        </a:ext>
                      </a:extLst>
                    </a:blip>
                    <a:stretch>
                      <a:fillRect/>
                    </a:stretch>
                  </pic:blipFill>
                  <pic:spPr>
                    <a:xfrm>
                      <a:off x="0" y="0"/>
                      <a:ext cx="3738562" cy="2756398"/>
                    </a:xfrm>
                    <a:prstGeom prst="rect">
                      <a:avLst/>
                    </a:prstGeom>
                  </pic:spPr>
                </pic:pic>
              </a:graphicData>
            </a:graphic>
          </wp:inline>
        </w:drawing>
      </w:r>
    </w:p>
    <w:p w14:paraId="676542EB" w14:textId="3417F369" w:rsidR="009A73EB" w:rsidRDefault="009A73EB" w:rsidP="646E8C2C">
      <w:r>
        <w:rPr>
          <w:noProof/>
        </w:rPr>
        <w:drawing>
          <wp:inline distT="0" distB="0" distL="0" distR="0" wp14:anchorId="5A87BC89" wp14:editId="06C06855">
            <wp:extent cx="3679031" cy="2675092"/>
            <wp:effectExtent l="0" t="0" r="0" b="0"/>
            <wp:docPr id="159876213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762138" name=""/>
                    <pic:cNvPicPr/>
                  </pic:nvPicPr>
                  <pic:blipFill>
                    <a:blip r:embed="rId22">
                      <a:extLst>
                        <a:ext uri="{28A0092B-C50C-407E-A947-70E740481C1C}">
                          <a14:useLocalDpi xmlns:a14="http://schemas.microsoft.com/office/drawing/2010/main"/>
                        </a:ext>
                      </a:extLst>
                    </a:blip>
                    <a:stretch>
                      <a:fillRect/>
                    </a:stretch>
                  </pic:blipFill>
                  <pic:spPr>
                    <a:xfrm>
                      <a:off x="0" y="0"/>
                      <a:ext cx="3679031" cy="2675092"/>
                    </a:xfrm>
                    <a:prstGeom prst="rect">
                      <a:avLst/>
                    </a:prstGeom>
                  </pic:spPr>
                </pic:pic>
              </a:graphicData>
            </a:graphic>
          </wp:inline>
        </w:drawing>
      </w:r>
    </w:p>
    <w:p w14:paraId="56B76A3D" w14:textId="7261BC4E" w:rsidR="646E8C2C" w:rsidRDefault="646E8C2C" w:rsidP="646E8C2C">
      <w:r>
        <w:rPr>
          <w:noProof/>
        </w:rPr>
        <w:drawing>
          <wp:inline distT="0" distB="0" distL="0" distR="0" wp14:anchorId="7DDB49C5" wp14:editId="2502E8D2">
            <wp:extent cx="3623960" cy="2876617"/>
            <wp:effectExtent l="0" t="0" r="0" b="0"/>
            <wp:docPr id="19879728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09174" name=""/>
                    <pic:cNvPicPr/>
                  </pic:nvPicPr>
                  <pic:blipFill>
                    <a:blip r:embed="rId23">
                      <a:extLst>
                        <a:ext uri="{28A0092B-C50C-407E-A947-70E740481C1C}">
                          <a14:useLocalDpi xmlns:a14="http://schemas.microsoft.com/office/drawing/2010/main"/>
                        </a:ext>
                      </a:extLst>
                    </a:blip>
                    <a:stretch>
                      <a:fillRect/>
                    </a:stretch>
                  </pic:blipFill>
                  <pic:spPr>
                    <a:xfrm>
                      <a:off x="0" y="0"/>
                      <a:ext cx="3623960" cy="2876617"/>
                    </a:xfrm>
                    <a:prstGeom prst="rect">
                      <a:avLst/>
                    </a:prstGeom>
                  </pic:spPr>
                </pic:pic>
              </a:graphicData>
            </a:graphic>
          </wp:inline>
        </w:drawing>
      </w:r>
    </w:p>
    <w:p w14:paraId="0000529C" w14:textId="19E65592" w:rsidR="646E8C2C" w:rsidRDefault="646E8C2C" w:rsidP="646E8C2C"/>
    <w:p w14:paraId="03F1FF11" w14:textId="3107F2CF" w:rsidR="646E8C2C" w:rsidRDefault="646E8C2C" w:rsidP="646E8C2C"/>
    <w:p w14:paraId="164B91ED" w14:textId="0C617A77" w:rsidR="646E8C2C" w:rsidRDefault="646E8C2C" w:rsidP="646E8C2C"/>
    <w:p w14:paraId="0F11CE75" w14:textId="6A9D3FFA" w:rsidR="646E8C2C" w:rsidRDefault="646E8C2C" w:rsidP="646E8C2C"/>
    <w:p w14:paraId="15390406" w14:textId="5B91F4AE" w:rsidR="646E8C2C" w:rsidRDefault="646E8C2C" w:rsidP="646E8C2C"/>
    <w:p w14:paraId="423B48BC" w14:textId="0C3C17E9" w:rsidR="646E8C2C" w:rsidRDefault="646E8C2C" w:rsidP="646E8C2C"/>
    <w:p w14:paraId="210E31BD" w14:textId="094F66C2" w:rsidR="646E8C2C" w:rsidRDefault="646E8C2C" w:rsidP="646E8C2C"/>
    <w:p w14:paraId="5477AB37" w14:textId="65B7BC6A" w:rsidR="646E8C2C" w:rsidRDefault="646E8C2C" w:rsidP="646E8C2C"/>
    <w:p w14:paraId="36EC0111" w14:textId="4FA153F7" w:rsidR="646E8C2C" w:rsidRDefault="646E8C2C" w:rsidP="5E739CFD">
      <w:pPr>
        <w:spacing w:beforeAutospacing="1" w:afterAutospacing="1" w:line="240" w:lineRule="auto"/>
        <w:outlineLvl w:val="2"/>
        <w:rPr>
          <w:rFonts w:ascii="Times New Roman" w:eastAsia="Times New Roman" w:hAnsi="Times New Roman" w:cs="Times New Roman"/>
          <w:b/>
          <w:bCs/>
          <w:sz w:val="26"/>
          <w:szCs w:val="26"/>
          <w:lang w:eastAsia="es-PA"/>
        </w:rPr>
      </w:pPr>
    </w:p>
    <w:p w14:paraId="260A8FBF" w14:textId="6471482E" w:rsidR="646E8C2C" w:rsidRDefault="6F620B73" w:rsidP="5E739CFD">
      <w:pPr>
        <w:spacing w:beforeAutospacing="1" w:afterAutospacing="1" w:line="240" w:lineRule="auto"/>
      </w:pPr>
      <w:r>
        <w:br w:type="page"/>
      </w:r>
    </w:p>
    <w:p w14:paraId="3827A657" w14:textId="310A84E9" w:rsidR="646E8C2C" w:rsidRDefault="5E739CFD" w:rsidP="5E739CFD">
      <w:pPr>
        <w:spacing w:beforeAutospacing="1" w:afterAutospacing="1" w:line="240" w:lineRule="auto"/>
        <w:outlineLvl w:val="2"/>
        <w:rPr>
          <w:rFonts w:ascii="Times New Roman" w:eastAsia="Times New Roman" w:hAnsi="Times New Roman" w:cs="Times New Roman"/>
          <w:b/>
          <w:bCs/>
          <w:sz w:val="26"/>
          <w:szCs w:val="26"/>
          <w:lang w:eastAsia="es-PA"/>
        </w:rPr>
      </w:pPr>
      <w:bookmarkStart w:id="33" w:name="_Toc378055311"/>
      <w:r w:rsidRPr="5E739CFD">
        <w:rPr>
          <w:rFonts w:ascii="Times New Roman" w:eastAsia="Times New Roman" w:hAnsi="Times New Roman" w:cs="Times New Roman"/>
          <w:b/>
          <w:bCs/>
          <w:sz w:val="26"/>
          <w:szCs w:val="26"/>
          <w:lang w:eastAsia="es-PA"/>
        </w:rPr>
        <w:t>Wireframes – Interfaz de administrador</w:t>
      </w:r>
      <w:bookmarkEnd w:id="33"/>
    </w:p>
    <w:p w14:paraId="14619D53" w14:textId="0D25AB59" w:rsidR="646E8C2C" w:rsidRDefault="646E8C2C" w:rsidP="646E8C2C">
      <w:pPr>
        <w:spacing w:beforeAutospacing="1" w:afterAutospacing="1" w:line="240" w:lineRule="auto"/>
      </w:pPr>
    </w:p>
    <w:p w14:paraId="6B5E3506" w14:textId="305573E2" w:rsidR="646E8C2C" w:rsidRDefault="646E8C2C" w:rsidP="646E8C2C">
      <w:r>
        <w:rPr>
          <w:noProof/>
        </w:rPr>
        <w:drawing>
          <wp:inline distT="0" distB="0" distL="0" distR="0" wp14:anchorId="13F86F3D" wp14:editId="254A351B">
            <wp:extent cx="3945555" cy="3041069"/>
            <wp:effectExtent l="0" t="0" r="0" b="0"/>
            <wp:docPr id="174828718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87185" name=""/>
                    <pic:cNvPicPr/>
                  </pic:nvPicPr>
                  <pic:blipFill>
                    <a:blip r:embed="rId24">
                      <a:extLst>
                        <a:ext uri="{28A0092B-C50C-407E-A947-70E740481C1C}">
                          <a14:useLocalDpi xmlns:a14="http://schemas.microsoft.com/office/drawing/2010/main"/>
                        </a:ext>
                      </a:extLst>
                    </a:blip>
                    <a:stretch>
                      <a:fillRect/>
                    </a:stretch>
                  </pic:blipFill>
                  <pic:spPr>
                    <a:xfrm>
                      <a:off x="0" y="0"/>
                      <a:ext cx="3945555" cy="3041069"/>
                    </a:xfrm>
                    <a:prstGeom prst="rect">
                      <a:avLst/>
                    </a:prstGeom>
                  </pic:spPr>
                </pic:pic>
              </a:graphicData>
            </a:graphic>
          </wp:inline>
        </w:drawing>
      </w:r>
    </w:p>
    <w:p w14:paraId="65BA9DA8" w14:textId="6DB2524A" w:rsidR="646E8C2C" w:rsidRDefault="646E8C2C" w:rsidP="646E8C2C">
      <w:r>
        <w:rPr>
          <w:noProof/>
        </w:rPr>
        <w:drawing>
          <wp:inline distT="0" distB="0" distL="0" distR="0" wp14:anchorId="3FE96ADA" wp14:editId="571BB783">
            <wp:extent cx="3895725" cy="3002662"/>
            <wp:effectExtent l="0" t="0" r="0" b="0"/>
            <wp:docPr id="706291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91431" name=""/>
                    <pic:cNvPicPr/>
                  </pic:nvPicPr>
                  <pic:blipFill>
                    <a:blip r:embed="rId24">
                      <a:extLst>
                        <a:ext uri="{28A0092B-C50C-407E-A947-70E740481C1C}">
                          <a14:useLocalDpi xmlns:a14="http://schemas.microsoft.com/office/drawing/2010/main"/>
                        </a:ext>
                      </a:extLst>
                    </a:blip>
                    <a:stretch>
                      <a:fillRect/>
                    </a:stretch>
                  </pic:blipFill>
                  <pic:spPr>
                    <a:xfrm>
                      <a:off x="0" y="0"/>
                      <a:ext cx="3895725" cy="3002662"/>
                    </a:xfrm>
                    <a:prstGeom prst="rect">
                      <a:avLst/>
                    </a:prstGeom>
                  </pic:spPr>
                </pic:pic>
              </a:graphicData>
            </a:graphic>
          </wp:inline>
        </w:drawing>
      </w:r>
    </w:p>
    <w:p w14:paraId="48E865A5" w14:textId="080D5C64" w:rsidR="646E8C2C" w:rsidRDefault="646E8C2C" w:rsidP="646E8C2C"/>
    <w:p w14:paraId="66B3AA7A" w14:textId="7B775634" w:rsidR="646E8C2C" w:rsidRDefault="646E8C2C" w:rsidP="646E8C2C"/>
    <w:sectPr w:rsidR="646E8C2C" w:rsidSect="000219DD">
      <w:pgSz w:w="12240" w:h="15840"/>
      <w:pgMar w:top="1417" w:right="1701" w:bottom="1417" w:left="1701" w:header="708" w:footer="708" w:gutter="0"/>
      <w:pgBorders w:offsetFrom="page">
        <w:top w:val="thinThickSmallGap" w:sz="24" w:space="24" w:color="4EA72E" w:themeColor="accent6"/>
        <w:left w:val="thinThickSmallGap" w:sz="24" w:space="24" w:color="4EA72E" w:themeColor="accent6"/>
        <w:bottom w:val="thickThinSmallGap" w:sz="24" w:space="24" w:color="4EA72E" w:themeColor="accent6"/>
        <w:right w:val="thickThinSmallGap" w:sz="24" w:space="24" w:color="4EA72E" w:themeColor="accent6"/>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84D96" w14:textId="77777777" w:rsidR="00025C77" w:rsidRDefault="00025C77" w:rsidP="000219DD">
      <w:pPr>
        <w:spacing w:after="0" w:line="240" w:lineRule="auto"/>
      </w:pPr>
      <w:r>
        <w:separator/>
      </w:r>
    </w:p>
  </w:endnote>
  <w:endnote w:type="continuationSeparator" w:id="0">
    <w:p w14:paraId="4D5C0F32" w14:textId="77777777" w:rsidR="00025C77" w:rsidRDefault="00025C77" w:rsidP="000219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7B870" w14:textId="77777777" w:rsidR="00025C77" w:rsidRDefault="00025C77" w:rsidP="000219DD">
      <w:pPr>
        <w:spacing w:after="0" w:line="240" w:lineRule="auto"/>
      </w:pPr>
      <w:r>
        <w:separator/>
      </w:r>
    </w:p>
  </w:footnote>
  <w:footnote w:type="continuationSeparator" w:id="0">
    <w:p w14:paraId="3C4062BE" w14:textId="77777777" w:rsidR="00025C77" w:rsidRDefault="00025C77" w:rsidP="000219D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0DPiKuNIrrVmD8" int2:id="IMyBEvPA">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1637ED"/>
    <w:multiLevelType w:val="hybridMultilevel"/>
    <w:tmpl w:val="FFFFFFFF"/>
    <w:lvl w:ilvl="0" w:tplc="4B30D4C0">
      <w:start w:val="1"/>
      <w:numFmt w:val="bullet"/>
      <w:lvlText w:val=""/>
      <w:lvlJc w:val="left"/>
      <w:pPr>
        <w:ind w:left="720" w:hanging="360"/>
      </w:pPr>
      <w:rPr>
        <w:rFonts w:ascii="Symbol" w:hAnsi="Symbol" w:hint="default"/>
      </w:rPr>
    </w:lvl>
    <w:lvl w:ilvl="1" w:tplc="5B02F58C">
      <w:start w:val="1"/>
      <w:numFmt w:val="bullet"/>
      <w:lvlText w:val="o"/>
      <w:lvlJc w:val="left"/>
      <w:pPr>
        <w:ind w:left="1440" w:hanging="360"/>
      </w:pPr>
      <w:rPr>
        <w:rFonts w:ascii="Courier New" w:hAnsi="Courier New" w:hint="default"/>
      </w:rPr>
    </w:lvl>
    <w:lvl w:ilvl="2" w:tplc="84E832DE">
      <w:start w:val="1"/>
      <w:numFmt w:val="bullet"/>
      <w:lvlText w:val=""/>
      <w:lvlJc w:val="left"/>
      <w:pPr>
        <w:ind w:left="2160" w:hanging="360"/>
      </w:pPr>
      <w:rPr>
        <w:rFonts w:ascii="Wingdings" w:hAnsi="Wingdings" w:hint="default"/>
      </w:rPr>
    </w:lvl>
    <w:lvl w:ilvl="3" w:tplc="CF5205C2">
      <w:start w:val="1"/>
      <w:numFmt w:val="bullet"/>
      <w:lvlText w:val=""/>
      <w:lvlJc w:val="left"/>
      <w:pPr>
        <w:ind w:left="2880" w:hanging="360"/>
      </w:pPr>
      <w:rPr>
        <w:rFonts w:ascii="Symbol" w:hAnsi="Symbol" w:hint="default"/>
      </w:rPr>
    </w:lvl>
    <w:lvl w:ilvl="4" w:tplc="608E8E50">
      <w:start w:val="1"/>
      <w:numFmt w:val="bullet"/>
      <w:lvlText w:val="o"/>
      <w:lvlJc w:val="left"/>
      <w:pPr>
        <w:ind w:left="3600" w:hanging="360"/>
      </w:pPr>
      <w:rPr>
        <w:rFonts w:ascii="Courier New" w:hAnsi="Courier New" w:hint="default"/>
      </w:rPr>
    </w:lvl>
    <w:lvl w:ilvl="5" w:tplc="00E6EF2C">
      <w:start w:val="1"/>
      <w:numFmt w:val="bullet"/>
      <w:lvlText w:val=""/>
      <w:lvlJc w:val="left"/>
      <w:pPr>
        <w:ind w:left="4320" w:hanging="360"/>
      </w:pPr>
      <w:rPr>
        <w:rFonts w:ascii="Wingdings" w:hAnsi="Wingdings" w:hint="default"/>
      </w:rPr>
    </w:lvl>
    <w:lvl w:ilvl="6" w:tplc="F86A9660">
      <w:start w:val="1"/>
      <w:numFmt w:val="bullet"/>
      <w:lvlText w:val=""/>
      <w:lvlJc w:val="left"/>
      <w:pPr>
        <w:ind w:left="5040" w:hanging="360"/>
      </w:pPr>
      <w:rPr>
        <w:rFonts w:ascii="Symbol" w:hAnsi="Symbol" w:hint="default"/>
      </w:rPr>
    </w:lvl>
    <w:lvl w:ilvl="7" w:tplc="7284B3EA">
      <w:start w:val="1"/>
      <w:numFmt w:val="bullet"/>
      <w:lvlText w:val="o"/>
      <w:lvlJc w:val="left"/>
      <w:pPr>
        <w:ind w:left="5760" w:hanging="360"/>
      </w:pPr>
      <w:rPr>
        <w:rFonts w:ascii="Courier New" w:hAnsi="Courier New" w:hint="default"/>
      </w:rPr>
    </w:lvl>
    <w:lvl w:ilvl="8" w:tplc="A7CCEA8E">
      <w:start w:val="1"/>
      <w:numFmt w:val="bullet"/>
      <w:lvlText w:val=""/>
      <w:lvlJc w:val="left"/>
      <w:pPr>
        <w:ind w:left="6480" w:hanging="360"/>
      </w:pPr>
      <w:rPr>
        <w:rFonts w:ascii="Wingdings" w:hAnsi="Wingdings" w:hint="default"/>
      </w:rPr>
    </w:lvl>
  </w:abstractNum>
  <w:abstractNum w:abstractNumId="1" w15:restartNumberingAfterBreak="0">
    <w:nsid w:val="1A9913F0"/>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2" w15:restartNumberingAfterBreak="0">
    <w:nsid w:val="1B093D27"/>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3" w15:restartNumberingAfterBreak="0">
    <w:nsid w:val="468B7A85"/>
    <w:multiLevelType w:val="multilevel"/>
    <w:tmpl w:val="1E8080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23696E7"/>
    <w:multiLevelType w:val="hybridMultilevel"/>
    <w:tmpl w:val="FFFFFFFF"/>
    <w:lvl w:ilvl="0" w:tplc="E48A0E9E">
      <w:start w:val="1"/>
      <w:numFmt w:val="bullet"/>
      <w:lvlText w:val=""/>
      <w:lvlJc w:val="left"/>
      <w:pPr>
        <w:ind w:left="720" w:hanging="360"/>
      </w:pPr>
      <w:rPr>
        <w:rFonts w:ascii="Symbol" w:hAnsi="Symbol" w:hint="default"/>
      </w:rPr>
    </w:lvl>
    <w:lvl w:ilvl="1" w:tplc="FDFEB064">
      <w:start w:val="1"/>
      <w:numFmt w:val="bullet"/>
      <w:lvlText w:val="o"/>
      <w:lvlJc w:val="left"/>
      <w:pPr>
        <w:ind w:left="1440" w:hanging="360"/>
      </w:pPr>
      <w:rPr>
        <w:rFonts w:ascii="Courier New" w:hAnsi="Courier New" w:hint="default"/>
      </w:rPr>
    </w:lvl>
    <w:lvl w:ilvl="2" w:tplc="8356FAE4">
      <w:start w:val="1"/>
      <w:numFmt w:val="bullet"/>
      <w:lvlText w:val=""/>
      <w:lvlJc w:val="left"/>
      <w:pPr>
        <w:ind w:left="2160" w:hanging="360"/>
      </w:pPr>
      <w:rPr>
        <w:rFonts w:ascii="Wingdings" w:hAnsi="Wingdings" w:hint="default"/>
      </w:rPr>
    </w:lvl>
    <w:lvl w:ilvl="3" w:tplc="8E36429E">
      <w:start w:val="1"/>
      <w:numFmt w:val="bullet"/>
      <w:lvlText w:val=""/>
      <w:lvlJc w:val="left"/>
      <w:pPr>
        <w:ind w:left="2880" w:hanging="360"/>
      </w:pPr>
      <w:rPr>
        <w:rFonts w:ascii="Symbol" w:hAnsi="Symbol" w:hint="default"/>
      </w:rPr>
    </w:lvl>
    <w:lvl w:ilvl="4" w:tplc="397CB05C">
      <w:start w:val="1"/>
      <w:numFmt w:val="bullet"/>
      <w:lvlText w:val="o"/>
      <w:lvlJc w:val="left"/>
      <w:pPr>
        <w:ind w:left="3600" w:hanging="360"/>
      </w:pPr>
      <w:rPr>
        <w:rFonts w:ascii="Courier New" w:hAnsi="Courier New" w:hint="default"/>
      </w:rPr>
    </w:lvl>
    <w:lvl w:ilvl="5" w:tplc="3EE0AA5A">
      <w:start w:val="1"/>
      <w:numFmt w:val="bullet"/>
      <w:lvlText w:val=""/>
      <w:lvlJc w:val="left"/>
      <w:pPr>
        <w:ind w:left="4320" w:hanging="360"/>
      </w:pPr>
      <w:rPr>
        <w:rFonts w:ascii="Wingdings" w:hAnsi="Wingdings" w:hint="default"/>
      </w:rPr>
    </w:lvl>
    <w:lvl w:ilvl="6" w:tplc="AB94CF70">
      <w:start w:val="1"/>
      <w:numFmt w:val="bullet"/>
      <w:lvlText w:val=""/>
      <w:lvlJc w:val="left"/>
      <w:pPr>
        <w:ind w:left="5040" w:hanging="360"/>
      </w:pPr>
      <w:rPr>
        <w:rFonts w:ascii="Symbol" w:hAnsi="Symbol" w:hint="default"/>
      </w:rPr>
    </w:lvl>
    <w:lvl w:ilvl="7" w:tplc="851C19D0">
      <w:start w:val="1"/>
      <w:numFmt w:val="bullet"/>
      <w:lvlText w:val="o"/>
      <w:lvlJc w:val="left"/>
      <w:pPr>
        <w:ind w:left="5760" w:hanging="360"/>
      </w:pPr>
      <w:rPr>
        <w:rFonts w:ascii="Courier New" w:hAnsi="Courier New" w:hint="default"/>
      </w:rPr>
    </w:lvl>
    <w:lvl w:ilvl="8" w:tplc="8FAE702A">
      <w:start w:val="1"/>
      <w:numFmt w:val="bullet"/>
      <w:lvlText w:val=""/>
      <w:lvlJc w:val="left"/>
      <w:pPr>
        <w:ind w:left="6480" w:hanging="360"/>
      </w:pPr>
      <w:rPr>
        <w:rFonts w:ascii="Wingdings" w:hAnsi="Wingdings" w:hint="default"/>
      </w:rPr>
    </w:lvl>
  </w:abstractNum>
  <w:abstractNum w:abstractNumId="5" w15:restartNumberingAfterBreak="0">
    <w:nsid w:val="585A0B7D"/>
    <w:multiLevelType w:val="hybridMultilevel"/>
    <w:tmpl w:val="FFFFFFFF"/>
    <w:lvl w:ilvl="0" w:tplc="DAB26326">
      <w:start w:val="1"/>
      <w:numFmt w:val="bullet"/>
      <w:lvlText w:val=""/>
      <w:lvlJc w:val="left"/>
      <w:pPr>
        <w:ind w:left="720" w:hanging="360"/>
      </w:pPr>
      <w:rPr>
        <w:rFonts w:ascii="Symbol" w:hAnsi="Symbol" w:hint="default"/>
      </w:rPr>
    </w:lvl>
    <w:lvl w:ilvl="1" w:tplc="03AC4388">
      <w:start w:val="1"/>
      <w:numFmt w:val="bullet"/>
      <w:lvlText w:val="o"/>
      <w:lvlJc w:val="left"/>
      <w:pPr>
        <w:ind w:left="1440" w:hanging="360"/>
      </w:pPr>
      <w:rPr>
        <w:rFonts w:ascii="Courier New" w:hAnsi="Courier New" w:hint="default"/>
      </w:rPr>
    </w:lvl>
    <w:lvl w:ilvl="2" w:tplc="4E6C0026">
      <w:start w:val="1"/>
      <w:numFmt w:val="bullet"/>
      <w:lvlText w:val=""/>
      <w:lvlJc w:val="left"/>
      <w:pPr>
        <w:ind w:left="2160" w:hanging="360"/>
      </w:pPr>
      <w:rPr>
        <w:rFonts w:ascii="Wingdings" w:hAnsi="Wingdings" w:hint="default"/>
      </w:rPr>
    </w:lvl>
    <w:lvl w:ilvl="3" w:tplc="F05C845C">
      <w:start w:val="1"/>
      <w:numFmt w:val="bullet"/>
      <w:lvlText w:val=""/>
      <w:lvlJc w:val="left"/>
      <w:pPr>
        <w:ind w:left="2880" w:hanging="360"/>
      </w:pPr>
      <w:rPr>
        <w:rFonts w:ascii="Symbol" w:hAnsi="Symbol" w:hint="default"/>
      </w:rPr>
    </w:lvl>
    <w:lvl w:ilvl="4" w:tplc="44442F48">
      <w:start w:val="1"/>
      <w:numFmt w:val="bullet"/>
      <w:lvlText w:val="o"/>
      <w:lvlJc w:val="left"/>
      <w:pPr>
        <w:ind w:left="3600" w:hanging="360"/>
      </w:pPr>
      <w:rPr>
        <w:rFonts w:ascii="Courier New" w:hAnsi="Courier New" w:hint="default"/>
      </w:rPr>
    </w:lvl>
    <w:lvl w:ilvl="5" w:tplc="4C12C7D8">
      <w:start w:val="1"/>
      <w:numFmt w:val="bullet"/>
      <w:lvlText w:val=""/>
      <w:lvlJc w:val="left"/>
      <w:pPr>
        <w:ind w:left="4320" w:hanging="360"/>
      </w:pPr>
      <w:rPr>
        <w:rFonts w:ascii="Wingdings" w:hAnsi="Wingdings" w:hint="default"/>
      </w:rPr>
    </w:lvl>
    <w:lvl w:ilvl="6" w:tplc="38CC575C">
      <w:start w:val="1"/>
      <w:numFmt w:val="bullet"/>
      <w:lvlText w:val=""/>
      <w:lvlJc w:val="left"/>
      <w:pPr>
        <w:ind w:left="5040" w:hanging="360"/>
      </w:pPr>
      <w:rPr>
        <w:rFonts w:ascii="Symbol" w:hAnsi="Symbol" w:hint="default"/>
      </w:rPr>
    </w:lvl>
    <w:lvl w:ilvl="7" w:tplc="E982E8DA">
      <w:start w:val="1"/>
      <w:numFmt w:val="bullet"/>
      <w:lvlText w:val="o"/>
      <w:lvlJc w:val="left"/>
      <w:pPr>
        <w:ind w:left="5760" w:hanging="360"/>
      </w:pPr>
      <w:rPr>
        <w:rFonts w:ascii="Courier New" w:hAnsi="Courier New" w:hint="default"/>
      </w:rPr>
    </w:lvl>
    <w:lvl w:ilvl="8" w:tplc="9CAC2364">
      <w:start w:val="1"/>
      <w:numFmt w:val="bullet"/>
      <w:lvlText w:val=""/>
      <w:lvlJc w:val="left"/>
      <w:pPr>
        <w:ind w:left="6480" w:hanging="360"/>
      </w:pPr>
      <w:rPr>
        <w:rFonts w:ascii="Wingdings" w:hAnsi="Wingdings" w:hint="default"/>
      </w:rPr>
    </w:lvl>
  </w:abstractNum>
  <w:abstractNum w:abstractNumId="6" w15:restartNumberingAfterBreak="0">
    <w:nsid w:val="72FF63C9"/>
    <w:multiLevelType w:val="multilevel"/>
    <w:tmpl w:val="C0F88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61B2EA0"/>
    <w:multiLevelType w:val="multilevel"/>
    <w:tmpl w:val="F3CCA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8D4D2F2"/>
    <w:multiLevelType w:val="multilevel"/>
    <w:tmpl w:val="FFFFFFFF"/>
    <w:lvl w:ilvl="0">
      <w:start w:val="1"/>
      <w:numFmt w:val="decimal"/>
      <w:lvlText w:val="%1."/>
      <w:lvlJc w:val="left"/>
      <w:pPr>
        <w:ind w:left="720" w:hanging="360"/>
      </w:pPr>
    </w:lvl>
    <w:lvl w:ilvl="1">
      <w:start w:val="1"/>
      <w:numFmt w:val="decimal"/>
      <w:lvlText w:val="%1.%2."/>
      <w:lvlJc w:val="left"/>
      <w:pPr>
        <w:ind w:left="1440" w:hanging="360"/>
      </w:p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abstractNum w:abstractNumId="9" w15:restartNumberingAfterBreak="0">
    <w:nsid w:val="7EF73253"/>
    <w:multiLevelType w:val="hybridMultilevel"/>
    <w:tmpl w:val="FFFFFFFF"/>
    <w:lvl w:ilvl="0" w:tplc="F54E3178">
      <w:start w:val="1"/>
      <w:numFmt w:val="bullet"/>
      <w:lvlText w:val=""/>
      <w:lvlJc w:val="left"/>
      <w:pPr>
        <w:ind w:left="720" w:hanging="360"/>
      </w:pPr>
      <w:rPr>
        <w:rFonts w:ascii="Symbol" w:hAnsi="Symbol" w:hint="default"/>
      </w:rPr>
    </w:lvl>
    <w:lvl w:ilvl="1" w:tplc="5946589C">
      <w:start w:val="1"/>
      <w:numFmt w:val="bullet"/>
      <w:lvlText w:val="o"/>
      <w:lvlJc w:val="left"/>
      <w:pPr>
        <w:ind w:left="1440" w:hanging="360"/>
      </w:pPr>
      <w:rPr>
        <w:rFonts w:ascii="Courier New" w:hAnsi="Courier New" w:hint="default"/>
      </w:rPr>
    </w:lvl>
    <w:lvl w:ilvl="2" w:tplc="E4D2E9F6">
      <w:start w:val="1"/>
      <w:numFmt w:val="bullet"/>
      <w:lvlText w:val=""/>
      <w:lvlJc w:val="left"/>
      <w:pPr>
        <w:ind w:left="2160" w:hanging="360"/>
      </w:pPr>
      <w:rPr>
        <w:rFonts w:ascii="Wingdings" w:hAnsi="Wingdings" w:hint="default"/>
      </w:rPr>
    </w:lvl>
    <w:lvl w:ilvl="3" w:tplc="2572E420">
      <w:start w:val="1"/>
      <w:numFmt w:val="bullet"/>
      <w:lvlText w:val=""/>
      <w:lvlJc w:val="left"/>
      <w:pPr>
        <w:ind w:left="2880" w:hanging="360"/>
      </w:pPr>
      <w:rPr>
        <w:rFonts w:ascii="Symbol" w:hAnsi="Symbol" w:hint="default"/>
      </w:rPr>
    </w:lvl>
    <w:lvl w:ilvl="4" w:tplc="60D682EC">
      <w:start w:val="1"/>
      <w:numFmt w:val="bullet"/>
      <w:lvlText w:val="o"/>
      <w:lvlJc w:val="left"/>
      <w:pPr>
        <w:ind w:left="3600" w:hanging="360"/>
      </w:pPr>
      <w:rPr>
        <w:rFonts w:ascii="Courier New" w:hAnsi="Courier New" w:hint="default"/>
      </w:rPr>
    </w:lvl>
    <w:lvl w:ilvl="5" w:tplc="FD28AEFE">
      <w:start w:val="1"/>
      <w:numFmt w:val="bullet"/>
      <w:lvlText w:val=""/>
      <w:lvlJc w:val="left"/>
      <w:pPr>
        <w:ind w:left="4320" w:hanging="360"/>
      </w:pPr>
      <w:rPr>
        <w:rFonts w:ascii="Wingdings" w:hAnsi="Wingdings" w:hint="default"/>
      </w:rPr>
    </w:lvl>
    <w:lvl w:ilvl="6" w:tplc="F8349C12">
      <w:start w:val="1"/>
      <w:numFmt w:val="bullet"/>
      <w:lvlText w:val=""/>
      <w:lvlJc w:val="left"/>
      <w:pPr>
        <w:ind w:left="5040" w:hanging="360"/>
      </w:pPr>
      <w:rPr>
        <w:rFonts w:ascii="Symbol" w:hAnsi="Symbol" w:hint="default"/>
      </w:rPr>
    </w:lvl>
    <w:lvl w:ilvl="7" w:tplc="D8CA4FF4">
      <w:start w:val="1"/>
      <w:numFmt w:val="bullet"/>
      <w:lvlText w:val="o"/>
      <w:lvlJc w:val="left"/>
      <w:pPr>
        <w:ind w:left="5760" w:hanging="360"/>
      </w:pPr>
      <w:rPr>
        <w:rFonts w:ascii="Courier New" w:hAnsi="Courier New" w:hint="default"/>
      </w:rPr>
    </w:lvl>
    <w:lvl w:ilvl="8" w:tplc="AD90FEDC">
      <w:start w:val="1"/>
      <w:numFmt w:val="bullet"/>
      <w:lvlText w:val=""/>
      <w:lvlJc w:val="left"/>
      <w:pPr>
        <w:ind w:left="6480" w:hanging="360"/>
      </w:pPr>
      <w:rPr>
        <w:rFonts w:ascii="Wingdings" w:hAnsi="Wingdings" w:hint="default"/>
      </w:rPr>
    </w:lvl>
  </w:abstractNum>
  <w:num w:numId="1" w16cid:durableId="1749616127">
    <w:abstractNumId w:val="8"/>
  </w:num>
  <w:num w:numId="2" w16cid:durableId="1373730630">
    <w:abstractNumId w:val="2"/>
  </w:num>
  <w:num w:numId="3" w16cid:durableId="369111245">
    <w:abstractNumId w:val="5"/>
  </w:num>
  <w:num w:numId="4" w16cid:durableId="501243748">
    <w:abstractNumId w:val="1"/>
  </w:num>
  <w:num w:numId="5" w16cid:durableId="1451122450">
    <w:abstractNumId w:val="0"/>
  </w:num>
  <w:num w:numId="6" w16cid:durableId="2106220895">
    <w:abstractNumId w:val="4"/>
  </w:num>
  <w:num w:numId="7" w16cid:durableId="1515727432">
    <w:abstractNumId w:val="9"/>
  </w:num>
  <w:num w:numId="8" w16cid:durableId="1305546024">
    <w:abstractNumId w:val="3"/>
  </w:num>
  <w:num w:numId="9" w16cid:durableId="1767651619">
    <w:abstractNumId w:val="7"/>
  </w:num>
  <w:num w:numId="10" w16cid:durableId="77517428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19DD"/>
    <w:rsid w:val="000219DD"/>
    <w:rsid w:val="00025C77"/>
    <w:rsid w:val="00084C0B"/>
    <w:rsid w:val="00113E99"/>
    <w:rsid w:val="001620C8"/>
    <w:rsid w:val="00264747"/>
    <w:rsid w:val="00271E0F"/>
    <w:rsid w:val="002B6804"/>
    <w:rsid w:val="002C6F40"/>
    <w:rsid w:val="003A699A"/>
    <w:rsid w:val="003E3D57"/>
    <w:rsid w:val="004829E0"/>
    <w:rsid w:val="004C539E"/>
    <w:rsid w:val="00500823"/>
    <w:rsid w:val="00530AAB"/>
    <w:rsid w:val="006F2112"/>
    <w:rsid w:val="00702E24"/>
    <w:rsid w:val="00711341"/>
    <w:rsid w:val="0077705A"/>
    <w:rsid w:val="00777255"/>
    <w:rsid w:val="007A48CC"/>
    <w:rsid w:val="007B1F0D"/>
    <w:rsid w:val="007D0D8D"/>
    <w:rsid w:val="00844BA5"/>
    <w:rsid w:val="008D36E6"/>
    <w:rsid w:val="00935F63"/>
    <w:rsid w:val="009A73EB"/>
    <w:rsid w:val="009E1FAA"/>
    <w:rsid w:val="00A872F8"/>
    <w:rsid w:val="00A901BC"/>
    <w:rsid w:val="00AF21EA"/>
    <w:rsid w:val="00AF4B8E"/>
    <w:rsid w:val="00B176A5"/>
    <w:rsid w:val="00B64CBD"/>
    <w:rsid w:val="00CB6514"/>
    <w:rsid w:val="00E4212E"/>
    <w:rsid w:val="00E70CE0"/>
    <w:rsid w:val="00EE023C"/>
    <w:rsid w:val="00EE7D64"/>
    <w:rsid w:val="00F272D8"/>
    <w:rsid w:val="00FB5094"/>
    <w:rsid w:val="0A2418F8"/>
    <w:rsid w:val="0CFF1E7C"/>
    <w:rsid w:val="23243506"/>
    <w:rsid w:val="25109D74"/>
    <w:rsid w:val="27816397"/>
    <w:rsid w:val="3C0D9D30"/>
    <w:rsid w:val="4B8F1A60"/>
    <w:rsid w:val="56B2905B"/>
    <w:rsid w:val="5E739CFD"/>
    <w:rsid w:val="646E8C2C"/>
    <w:rsid w:val="660A08A6"/>
    <w:rsid w:val="6F620B73"/>
    <w:rsid w:val="726A02C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210186A5"/>
  <w15:chartTrackingRefBased/>
  <w15:docId w15:val="{D97CFFFE-8B1C-44BC-8520-27072C45F7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19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19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19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19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19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19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19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19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19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19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19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19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19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19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19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19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19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19DD"/>
    <w:rPr>
      <w:rFonts w:eastAsiaTheme="majorEastAsia" w:cstheme="majorBidi"/>
      <w:color w:val="272727" w:themeColor="text1" w:themeTint="D8"/>
    </w:rPr>
  </w:style>
  <w:style w:type="paragraph" w:styleId="Title">
    <w:name w:val="Title"/>
    <w:basedOn w:val="Normal"/>
    <w:next w:val="Normal"/>
    <w:link w:val="TitleChar"/>
    <w:uiPriority w:val="10"/>
    <w:qFormat/>
    <w:rsid w:val="000219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19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19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19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19DD"/>
    <w:pPr>
      <w:spacing w:before="160"/>
      <w:jc w:val="center"/>
    </w:pPr>
    <w:rPr>
      <w:i/>
      <w:iCs/>
      <w:color w:val="404040" w:themeColor="text1" w:themeTint="BF"/>
    </w:rPr>
  </w:style>
  <w:style w:type="character" w:customStyle="1" w:styleId="QuoteChar">
    <w:name w:val="Quote Char"/>
    <w:basedOn w:val="DefaultParagraphFont"/>
    <w:link w:val="Quote"/>
    <w:uiPriority w:val="29"/>
    <w:rsid w:val="000219DD"/>
    <w:rPr>
      <w:i/>
      <w:iCs/>
      <w:color w:val="404040" w:themeColor="text1" w:themeTint="BF"/>
    </w:rPr>
  </w:style>
  <w:style w:type="paragraph" w:styleId="ListParagraph">
    <w:name w:val="List Paragraph"/>
    <w:basedOn w:val="Normal"/>
    <w:uiPriority w:val="34"/>
    <w:qFormat/>
    <w:rsid w:val="000219DD"/>
    <w:pPr>
      <w:ind w:left="720"/>
      <w:contextualSpacing/>
    </w:pPr>
  </w:style>
  <w:style w:type="character" w:styleId="IntenseEmphasis">
    <w:name w:val="Intense Emphasis"/>
    <w:basedOn w:val="DefaultParagraphFont"/>
    <w:uiPriority w:val="21"/>
    <w:qFormat/>
    <w:rsid w:val="000219DD"/>
    <w:rPr>
      <w:i/>
      <w:iCs/>
      <w:color w:val="0F4761" w:themeColor="accent1" w:themeShade="BF"/>
    </w:rPr>
  </w:style>
  <w:style w:type="paragraph" w:styleId="IntenseQuote">
    <w:name w:val="Intense Quote"/>
    <w:basedOn w:val="Normal"/>
    <w:next w:val="Normal"/>
    <w:link w:val="IntenseQuoteChar"/>
    <w:uiPriority w:val="30"/>
    <w:qFormat/>
    <w:rsid w:val="000219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19DD"/>
    <w:rPr>
      <w:i/>
      <w:iCs/>
      <w:color w:val="0F4761" w:themeColor="accent1" w:themeShade="BF"/>
    </w:rPr>
  </w:style>
  <w:style w:type="character" w:styleId="IntenseReference">
    <w:name w:val="Intense Reference"/>
    <w:basedOn w:val="DefaultParagraphFont"/>
    <w:uiPriority w:val="32"/>
    <w:qFormat/>
    <w:rsid w:val="000219DD"/>
    <w:rPr>
      <w:b/>
      <w:bCs/>
      <w:smallCaps/>
      <w:color w:val="0F4761" w:themeColor="accent1" w:themeShade="BF"/>
      <w:spacing w:val="5"/>
    </w:rPr>
  </w:style>
  <w:style w:type="paragraph" w:customStyle="1" w:styleId="paragraph">
    <w:name w:val="paragraph"/>
    <w:basedOn w:val="Normal"/>
    <w:rsid w:val="000219DD"/>
    <w:pPr>
      <w:spacing w:before="100" w:beforeAutospacing="1" w:after="100" w:afterAutospacing="1" w:line="240" w:lineRule="auto"/>
    </w:pPr>
    <w:rPr>
      <w:rFonts w:ascii="Times New Roman" w:eastAsia="Times New Roman" w:hAnsi="Times New Roman" w:cs="Times New Roman"/>
      <w:kern w:val="0"/>
      <w:lang w:eastAsia="es-PA"/>
      <w14:ligatures w14:val="none"/>
    </w:rPr>
  </w:style>
  <w:style w:type="character" w:customStyle="1" w:styleId="wacimagecontainer">
    <w:name w:val="wacimagecontainer"/>
    <w:basedOn w:val="DefaultParagraphFont"/>
    <w:rsid w:val="000219DD"/>
  </w:style>
  <w:style w:type="character" w:customStyle="1" w:styleId="contentcontrolboundarysink">
    <w:name w:val="contentcontrolboundarysink"/>
    <w:basedOn w:val="DefaultParagraphFont"/>
    <w:rsid w:val="000219DD"/>
  </w:style>
  <w:style w:type="character" w:customStyle="1" w:styleId="normaltextrun">
    <w:name w:val="normaltextrun"/>
    <w:basedOn w:val="DefaultParagraphFont"/>
    <w:rsid w:val="000219DD"/>
  </w:style>
  <w:style w:type="character" w:customStyle="1" w:styleId="eop">
    <w:name w:val="eop"/>
    <w:basedOn w:val="DefaultParagraphFont"/>
    <w:rsid w:val="000219DD"/>
  </w:style>
  <w:style w:type="paragraph" w:styleId="Header">
    <w:name w:val="header"/>
    <w:basedOn w:val="Normal"/>
    <w:link w:val="HeaderChar"/>
    <w:uiPriority w:val="99"/>
    <w:unhideWhenUsed/>
    <w:rsid w:val="000219DD"/>
    <w:pPr>
      <w:tabs>
        <w:tab w:val="center" w:pos="4419"/>
        <w:tab w:val="right" w:pos="8838"/>
      </w:tabs>
      <w:spacing w:after="0" w:line="240" w:lineRule="auto"/>
    </w:pPr>
  </w:style>
  <w:style w:type="character" w:customStyle="1" w:styleId="HeaderChar">
    <w:name w:val="Header Char"/>
    <w:basedOn w:val="DefaultParagraphFont"/>
    <w:link w:val="Header"/>
    <w:uiPriority w:val="99"/>
    <w:rsid w:val="000219DD"/>
  </w:style>
  <w:style w:type="paragraph" w:styleId="Footer">
    <w:name w:val="footer"/>
    <w:basedOn w:val="Normal"/>
    <w:link w:val="FooterChar"/>
    <w:uiPriority w:val="99"/>
    <w:unhideWhenUsed/>
    <w:rsid w:val="000219DD"/>
    <w:pPr>
      <w:tabs>
        <w:tab w:val="center" w:pos="4419"/>
        <w:tab w:val="right" w:pos="8838"/>
      </w:tabs>
      <w:spacing w:after="0" w:line="240" w:lineRule="auto"/>
    </w:pPr>
  </w:style>
  <w:style w:type="character" w:customStyle="1" w:styleId="FooterChar">
    <w:name w:val="Footer Char"/>
    <w:basedOn w:val="DefaultParagraphFont"/>
    <w:link w:val="Footer"/>
    <w:uiPriority w:val="99"/>
    <w:rsid w:val="000219DD"/>
  </w:style>
  <w:style w:type="paragraph" w:styleId="Revision">
    <w:name w:val="Revision"/>
    <w:hidden/>
    <w:uiPriority w:val="99"/>
    <w:semiHidden/>
    <w:rsid w:val="009A73EB"/>
    <w:pPr>
      <w:spacing w:after="0" w:line="240" w:lineRule="auto"/>
    </w:pPr>
  </w:style>
  <w:style w:type="character" w:styleId="CommentReference">
    <w:name w:val="annotation reference"/>
    <w:basedOn w:val="DefaultParagraphFont"/>
    <w:uiPriority w:val="99"/>
    <w:semiHidden/>
    <w:unhideWhenUsed/>
    <w:rsid w:val="00935F63"/>
    <w:rPr>
      <w:sz w:val="16"/>
      <w:szCs w:val="16"/>
    </w:rPr>
  </w:style>
  <w:style w:type="paragraph" w:styleId="CommentText">
    <w:name w:val="annotation text"/>
    <w:basedOn w:val="Normal"/>
    <w:link w:val="CommentTextChar"/>
    <w:uiPriority w:val="99"/>
    <w:unhideWhenUsed/>
    <w:rsid w:val="00935F63"/>
    <w:pPr>
      <w:spacing w:line="240" w:lineRule="auto"/>
    </w:pPr>
    <w:rPr>
      <w:sz w:val="20"/>
      <w:szCs w:val="20"/>
    </w:rPr>
  </w:style>
  <w:style w:type="character" w:customStyle="1" w:styleId="CommentTextChar">
    <w:name w:val="Comment Text Char"/>
    <w:basedOn w:val="DefaultParagraphFont"/>
    <w:link w:val="CommentText"/>
    <w:uiPriority w:val="99"/>
    <w:rsid w:val="00935F63"/>
    <w:rPr>
      <w:sz w:val="20"/>
      <w:szCs w:val="20"/>
    </w:rPr>
  </w:style>
  <w:style w:type="paragraph" w:styleId="CommentSubject">
    <w:name w:val="annotation subject"/>
    <w:basedOn w:val="CommentText"/>
    <w:next w:val="CommentText"/>
    <w:link w:val="CommentSubjectChar"/>
    <w:uiPriority w:val="99"/>
    <w:semiHidden/>
    <w:unhideWhenUsed/>
    <w:rsid w:val="00935F63"/>
    <w:rPr>
      <w:b/>
      <w:bCs/>
    </w:rPr>
  </w:style>
  <w:style w:type="character" w:customStyle="1" w:styleId="CommentSubjectChar">
    <w:name w:val="Comment Subject Char"/>
    <w:basedOn w:val="CommentTextChar"/>
    <w:link w:val="CommentSubject"/>
    <w:uiPriority w:val="99"/>
    <w:semiHidden/>
    <w:rsid w:val="00935F63"/>
    <w:rPr>
      <w:b/>
      <w:bCs/>
      <w:sz w:val="20"/>
      <w:szCs w:val="20"/>
    </w:rPr>
  </w:style>
  <w:style w:type="paragraph" w:customStyle="1" w:styleId="TableParagraph">
    <w:name w:val="Table Paragraph"/>
    <w:basedOn w:val="Normal"/>
    <w:uiPriority w:val="1"/>
    <w:qFormat/>
    <w:rsid w:val="646E8C2C"/>
    <w:pPr>
      <w:widowControl w:val="0"/>
      <w:spacing w:before="145" w:after="0" w:line="240" w:lineRule="auto"/>
      <w:ind w:left="10"/>
      <w:jc w:val="center"/>
    </w:pPr>
    <w:rPr>
      <w:rFonts w:eastAsiaTheme="minorEastAsia"/>
      <w:sz w:val="22"/>
      <w:szCs w:val="22"/>
      <w:lang w:val="es-ES"/>
    </w:rPr>
  </w:style>
  <w:style w:type="paragraph" w:styleId="TOC3">
    <w:name w:val="toc 3"/>
    <w:basedOn w:val="Normal"/>
    <w:next w:val="Normal"/>
    <w:uiPriority w:val="39"/>
    <w:unhideWhenUsed/>
    <w:rsid w:val="646E8C2C"/>
    <w:pPr>
      <w:spacing w:after="100"/>
      <w:ind w:left="440"/>
    </w:pPr>
  </w:style>
  <w:style w:type="character" w:styleId="Hyperlink">
    <w:name w:val="Hyperlink"/>
    <w:basedOn w:val="DefaultParagraphFont"/>
    <w:uiPriority w:val="99"/>
    <w:unhideWhenUsed/>
    <w:rsid w:val="646E8C2C"/>
    <w:rPr>
      <w:color w:val="467886"/>
      <w:u w:val="single"/>
    </w:rPr>
  </w:style>
  <w:style w:type="paragraph" w:styleId="TOC4">
    <w:name w:val="toc 4"/>
    <w:basedOn w:val="Normal"/>
    <w:next w:val="Normal"/>
    <w:uiPriority w:val="39"/>
    <w:unhideWhenUsed/>
    <w:rsid w:val="646E8C2C"/>
    <w:pPr>
      <w:spacing w:after="100"/>
      <w:ind w:left="66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microsoft.com/office/2020/10/relationships/intelligence" Target="intelligence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2751</Words>
  <Characters>15686</Characters>
  <Application>Microsoft Office Word</Application>
  <DocSecurity>4</DocSecurity>
  <Lines>130</Lines>
  <Paragraphs>36</Paragraphs>
  <ScaleCrop>false</ScaleCrop>
  <Company/>
  <LinksUpToDate>false</LinksUpToDate>
  <CharactersWithSpaces>18401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CRISTOFER JIMENEZ</dc:creator>
  <cp:keywords/>
  <dc:description/>
  <cp:lastModifiedBy>JEREMIAS APARICIO</cp:lastModifiedBy>
  <cp:revision>20</cp:revision>
  <dcterms:created xsi:type="dcterms:W3CDTF">2025-10-24T03:57:00Z</dcterms:created>
  <dcterms:modified xsi:type="dcterms:W3CDTF">2025-10-31T00:03:00Z</dcterms:modified>
</cp:coreProperties>
</file>